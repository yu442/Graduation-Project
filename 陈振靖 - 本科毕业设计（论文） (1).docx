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0E8CF"/>
  <w:body>
    <w:p w14:paraId="136FC509" w14:textId="77777777" w:rsidR="00E427C5" w:rsidRDefault="00E427C5" w:rsidP="00E427C5">
      <w:pPr>
        <w:rPr>
          <w:rFonts w:ascii="Times New Roman" w:hAnsi="Times New Roman"/>
          <w:sz w:val="24"/>
          <w:szCs w:val="24"/>
        </w:rPr>
      </w:pPr>
    </w:p>
    <w:p w14:paraId="41E6B233" w14:textId="77777777" w:rsidR="00E427C5" w:rsidRDefault="00E427C5" w:rsidP="00E427C5">
      <w:pPr>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noProof/>
          <w:sz w:val="36"/>
          <w:szCs w:val="36"/>
        </w:rPr>
        <w:drawing>
          <wp:inline distT="0" distB="0" distL="114300" distR="114300" wp14:anchorId="25988831" wp14:editId="67AD7F56">
            <wp:extent cx="5449570" cy="1944370"/>
            <wp:effectExtent l="0" t="0" r="17780" b="17780"/>
            <wp:docPr id="6" name="图片 1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6" descr="图片1"/>
                    <pic:cNvPicPr>
                      <a:picLocks noChangeAspect="1"/>
                    </pic:cNvPicPr>
                  </pic:nvPicPr>
                  <pic:blipFill>
                    <a:blip r:embed="rId8"/>
                    <a:stretch>
                      <a:fillRect/>
                    </a:stretch>
                  </pic:blipFill>
                  <pic:spPr>
                    <a:xfrm>
                      <a:off x="0" y="0"/>
                      <a:ext cx="5449570" cy="1944370"/>
                    </a:xfrm>
                    <a:prstGeom prst="rect">
                      <a:avLst/>
                    </a:prstGeom>
                    <a:noFill/>
                    <a:ln>
                      <a:noFill/>
                    </a:ln>
                  </pic:spPr>
                </pic:pic>
              </a:graphicData>
            </a:graphic>
          </wp:inline>
        </w:drawing>
      </w:r>
    </w:p>
    <w:p w14:paraId="4A4F36C1" w14:textId="77777777" w:rsidR="00E427C5" w:rsidRDefault="00E427C5" w:rsidP="00E427C5">
      <w:pPr>
        <w:rPr>
          <w:rFonts w:ascii="Times New Roman" w:hAnsi="Times New Roman"/>
          <w:sz w:val="24"/>
          <w:szCs w:val="24"/>
        </w:rPr>
      </w:pPr>
    </w:p>
    <w:p w14:paraId="5BF456FD" w14:textId="77777777" w:rsidR="00E427C5" w:rsidRDefault="00E427C5" w:rsidP="00E427C5">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47BA0FB0" w14:textId="77777777" w:rsidR="00E427C5" w:rsidRDefault="00E427C5" w:rsidP="00E427C5">
      <w:pPr>
        <w:rPr>
          <w:rFonts w:ascii="Times New Roman" w:hAnsi="Times New Roman"/>
          <w:sz w:val="24"/>
          <w:szCs w:val="24"/>
        </w:rPr>
      </w:pPr>
    </w:p>
    <w:p w14:paraId="47F89C5E" w14:textId="77777777" w:rsidR="00E427C5" w:rsidRDefault="00E427C5" w:rsidP="00E427C5">
      <w:pPr>
        <w:rPr>
          <w:rFonts w:ascii="Times New Roman" w:hAnsi="Times New Roman"/>
          <w:sz w:val="24"/>
          <w:szCs w:val="24"/>
        </w:rPr>
      </w:pPr>
    </w:p>
    <w:p w14:paraId="27939C4A" w14:textId="77777777" w:rsidR="00E427C5" w:rsidRDefault="00E427C5" w:rsidP="00E427C5">
      <w:pPr>
        <w:rPr>
          <w:rFonts w:ascii="Times New Roman" w:hAnsi="Times New Roman"/>
          <w:sz w:val="24"/>
          <w:szCs w:val="24"/>
        </w:rPr>
      </w:pPr>
    </w:p>
    <w:p w14:paraId="64DF8A10" w14:textId="2F81F3FE" w:rsidR="00E427C5" w:rsidRDefault="00E427C5" w:rsidP="005A4D3C">
      <w:pPr>
        <w:spacing w:line="640" w:lineRule="exact"/>
        <w:jc w:val="center"/>
        <w:rPr>
          <w:rFonts w:ascii="Times New Roman" w:eastAsia="楷体_GB2312" w:hAnsi="Times New Roman"/>
          <w:szCs w:val="21"/>
        </w:rPr>
      </w:pPr>
      <w:r>
        <w:rPr>
          <w:rFonts w:ascii="Times New Roman" w:eastAsia="黑体" w:hAnsi="Times New Roman" w:cs="黑体" w:hint="eastAsia"/>
          <w:bCs/>
          <w:spacing w:val="-1"/>
          <w:sz w:val="44"/>
          <w:szCs w:val="44"/>
        </w:rPr>
        <w:t>题目</w:t>
      </w:r>
      <w:r>
        <w:rPr>
          <w:rFonts w:ascii="Times New Roman" w:hAnsi="Times New Roman" w:hint="eastAsia"/>
          <w:b/>
          <w:spacing w:val="-1"/>
          <w:sz w:val="36"/>
        </w:rPr>
        <w:t>：</w:t>
      </w:r>
      <w:r w:rsidR="005A4D3C" w:rsidRPr="005A4D3C">
        <w:rPr>
          <w:rFonts w:ascii="黑体" w:eastAsia="黑体" w:hAnsi="黑体" w:hint="eastAsia"/>
          <w:sz w:val="44"/>
          <w:szCs w:val="44"/>
        </w:rPr>
        <w:t>基于vue</w:t>
      </w:r>
      <w:r w:rsidR="005A4D3C" w:rsidRPr="005A4D3C">
        <w:rPr>
          <w:rFonts w:ascii="黑体" w:eastAsia="黑体" w:hAnsi="黑体"/>
          <w:sz w:val="44"/>
          <w:szCs w:val="44"/>
        </w:rPr>
        <w:t>2.</w:t>
      </w:r>
      <w:r w:rsidR="005A4D3C" w:rsidRPr="005A4D3C">
        <w:rPr>
          <w:rFonts w:ascii="黑体" w:eastAsia="黑体" w:hAnsi="黑体" w:hint="eastAsia"/>
          <w:sz w:val="44"/>
          <w:szCs w:val="44"/>
        </w:rPr>
        <w:t>x的前端开发者社区</w:t>
      </w:r>
      <w:r w:rsidR="005A4D3C">
        <w:rPr>
          <w:rFonts w:ascii="Times New Roman" w:eastAsia="楷体_GB2312" w:hAnsi="Times New Roman"/>
          <w:szCs w:val="21"/>
        </w:rPr>
        <w:t xml:space="preserve"> </w:t>
      </w:r>
    </w:p>
    <w:p w14:paraId="6EC07714" w14:textId="77777777" w:rsidR="00E427C5" w:rsidRDefault="00E427C5" w:rsidP="00E427C5">
      <w:pPr>
        <w:rPr>
          <w:rFonts w:ascii="Times New Roman" w:eastAsiaTheme="majorEastAsia" w:hAnsi="Times New Roman" w:cstheme="majorEastAsia"/>
          <w:b/>
          <w:spacing w:val="80"/>
          <w:kern w:val="44"/>
          <w:sz w:val="30"/>
          <w:szCs w:val="30"/>
        </w:rPr>
      </w:pPr>
      <w:r>
        <w:rPr>
          <w:rFonts w:ascii="Times New Roman" w:eastAsiaTheme="majorEastAsia" w:hAnsi="Times New Roman" w:cstheme="majorEastAsia"/>
          <w:b/>
          <w:spacing w:val="80"/>
          <w:kern w:val="44"/>
          <w:sz w:val="30"/>
          <w:szCs w:val="30"/>
        </w:rPr>
        <w:t xml:space="preserve"> </w:t>
      </w:r>
    </w:p>
    <w:p w14:paraId="68A5305A" w14:textId="77777777" w:rsidR="00E427C5" w:rsidRDefault="00E427C5" w:rsidP="00E427C5">
      <w:pPr>
        <w:rPr>
          <w:rFonts w:ascii="Times New Roman" w:eastAsiaTheme="majorEastAsia" w:hAnsi="Times New Roman" w:cstheme="majorEastAsia"/>
          <w:b/>
          <w:spacing w:val="80"/>
          <w:kern w:val="44"/>
          <w:sz w:val="30"/>
          <w:szCs w:val="30"/>
        </w:rPr>
      </w:pPr>
    </w:p>
    <w:p w14:paraId="243CD0BA" w14:textId="660471FD" w:rsidR="00E427C5" w:rsidRPr="00361DC6" w:rsidRDefault="00E427C5" w:rsidP="00E427C5">
      <w:pPr>
        <w:tabs>
          <w:tab w:val="left" w:pos="2180"/>
        </w:tabs>
        <w:ind w:firstLineChars="400" w:firstLine="1200"/>
        <w:rPr>
          <w:rFonts w:ascii="Times New Roman" w:hAnsi="Times New Roman"/>
          <w:sz w:val="30"/>
          <w:szCs w:val="30"/>
        </w:rPr>
      </w:pPr>
      <w:r w:rsidRPr="00361DC6">
        <w:rPr>
          <w:rFonts w:ascii="Times New Roman" w:hAnsi="Times New Roman"/>
          <w:sz w:val="30"/>
          <w:szCs w:val="30"/>
        </w:rPr>
        <w:t>学</w:t>
      </w:r>
      <w:r w:rsidRPr="00361DC6">
        <w:rPr>
          <w:rFonts w:ascii="Times New Roman" w:hAnsi="Times New Roman"/>
          <w:sz w:val="30"/>
          <w:szCs w:val="30"/>
        </w:rPr>
        <w:t xml:space="preserve">    </w:t>
      </w:r>
      <w:r w:rsidRPr="00361DC6">
        <w:rPr>
          <w:rFonts w:ascii="Times New Roman" w:hAnsi="Times New Roman"/>
          <w:sz w:val="30"/>
          <w:szCs w:val="30"/>
        </w:rPr>
        <w:t>院：</w:t>
      </w:r>
      <w:r w:rsidR="005A4D3C" w:rsidRPr="00361DC6">
        <w:rPr>
          <w:rFonts w:ascii="Times New Roman" w:hAnsi="Times New Roman"/>
          <w:sz w:val="30"/>
          <w:szCs w:val="30"/>
          <w:u w:val="single"/>
        </w:rPr>
        <w:t>计算机科学与工程学院</w:t>
      </w:r>
      <w:r w:rsidRPr="00361DC6">
        <w:rPr>
          <w:rFonts w:ascii="Times New Roman" w:hAnsi="Times New Roman"/>
          <w:szCs w:val="21"/>
          <w:u w:val="single"/>
        </w:rPr>
        <w:t xml:space="preserve">            </w:t>
      </w:r>
      <w:r w:rsidR="00B03FD8" w:rsidRPr="00361DC6">
        <w:rPr>
          <w:rFonts w:ascii="Times New Roman" w:hAnsi="Times New Roman"/>
          <w:szCs w:val="21"/>
          <w:u w:val="single"/>
        </w:rPr>
        <w:t xml:space="preserve"> </w:t>
      </w:r>
      <w:r w:rsidRPr="00361DC6">
        <w:rPr>
          <w:rFonts w:ascii="Times New Roman" w:hAnsi="Times New Roman"/>
          <w:szCs w:val="21"/>
          <w:u w:val="single"/>
        </w:rPr>
        <w:t xml:space="preserve">    </w:t>
      </w:r>
    </w:p>
    <w:p w14:paraId="4C2035DA" w14:textId="33495A78" w:rsidR="00E427C5" w:rsidRPr="00361DC6" w:rsidRDefault="00E427C5" w:rsidP="00E427C5">
      <w:pPr>
        <w:tabs>
          <w:tab w:val="left" w:pos="2180"/>
        </w:tabs>
        <w:ind w:firstLineChars="400" w:firstLine="1200"/>
        <w:rPr>
          <w:rFonts w:ascii="Times New Roman" w:hAnsi="Times New Roman"/>
          <w:sz w:val="30"/>
          <w:szCs w:val="30"/>
        </w:rPr>
      </w:pPr>
      <w:r w:rsidRPr="00361DC6">
        <w:rPr>
          <w:rFonts w:ascii="Times New Roman" w:hAnsi="Times New Roman"/>
          <w:sz w:val="30"/>
          <w:szCs w:val="30"/>
        </w:rPr>
        <w:t>专业班级：</w:t>
      </w:r>
      <w:r w:rsidR="005A4D3C" w:rsidRPr="00361DC6">
        <w:rPr>
          <w:rFonts w:ascii="Times New Roman" w:hAnsi="Times New Roman"/>
          <w:sz w:val="30"/>
          <w:szCs w:val="30"/>
          <w:u w:val="single"/>
        </w:rPr>
        <w:t>计算机科学与技术</w:t>
      </w:r>
      <w:r w:rsidR="005A4D3C" w:rsidRPr="00361DC6">
        <w:rPr>
          <w:rFonts w:ascii="Times New Roman" w:hAnsi="Times New Roman"/>
          <w:sz w:val="30"/>
          <w:szCs w:val="30"/>
          <w:u w:val="single"/>
        </w:rPr>
        <w:t>2017-4</w:t>
      </w:r>
      <w:r w:rsidR="005A4D3C" w:rsidRPr="00361DC6">
        <w:rPr>
          <w:rFonts w:ascii="Times New Roman" w:hAnsi="Times New Roman"/>
          <w:sz w:val="30"/>
          <w:szCs w:val="30"/>
          <w:u w:val="single"/>
        </w:rPr>
        <w:t>班</w:t>
      </w:r>
      <w:r w:rsidRPr="00361DC6">
        <w:rPr>
          <w:rFonts w:ascii="Times New Roman" w:hAnsi="Times New Roman"/>
          <w:szCs w:val="21"/>
          <w:u w:val="single"/>
        </w:rPr>
        <w:t xml:space="preserve">      </w:t>
      </w:r>
      <w:r w:rsidR="00B03FD8" w:rsidRPr="00361DC6">
        <w:rPr>
          <w:rFonts w:ascii="Times New Roman" w:hAnsi="Times New Roman"/>
          <w:szCs w:val="21"/>
          <w:u w:val="single"/>
        </w:rPr>
        <w:t xml:space="preserve"> </w:t>
      </w:r>
      <w:r w:rsidRPr="00361DC6">
        <w:rPr>
          <w:rFonts w:ascii="Times New Roman" w:hAnsi="Times New Roman"/>
          <w:szCs w:val="21"/>
          <w:u w:val="single"/>
        </w:rPr>
        <w:t xml:space="preserve">   </w:t>
      </w:r>
    </w:p>
    <w:p w14:paraId="0ABED493" w14:textId="7539539B" w:rsidR="00E427C5" w:rsidRPr="00361DC6" w:rsidRDefault="00E427C5" w:rsidP="00E427C5">
      <w:pPr>
        <w:tabs>
          <w:tab w:val="left" w:pos="2180"/>
        </w:tabs>
        <w:ind w:firstLineChars="400" w:firstLine="1200"/>
        <w:rPr>
          <w:rFonts w:ascii="Times New Roman" w:hAnsi="Times New Roman"/>
          <w:sz w:val="30"/>
          <w:szCs w:val="30"/>
        </w:rPr>
      </w:pPr>
      <w:r w:rsidRPr="00361DC6">
        <w:rPr>
          <w:rFonts w:ascii="Times New Roman" w:hAnsi="Times New Roman"/>
          <w:sz w:val="30"/>
          <w:szCs w:val="30"/>
        </w:rPr>
        <w:t>姓</w:t>
      </w:r>
      <w:r w:rsidRPr="00361DC6">
        <w:rPr>
          <w:rFonts w:ascii="Times New Roman" w:hAnsi="Times New Roman"/>
          <w:sz w:val="30"/>
          <w:szCs w:val="30"/>
        </w:rPr>
        <w:t xml:space="preserve">    </w:t>
      </w:r>
      <w:r w:rsidRPr="00361DC6">
        <w:rPr>
          <w:rFonts w:ascii="Times New Roman" w:hAnsi="Times New Roman"/>
          <w:sz w:val="30"/>
          <w:szCs w:val="30"/>
        </w:rPr>
        <w:t>名：</w:t>
      </w:r>
      <w:r w:rsidR="005A4D3C" w:rsidRPr="00361DC6">
        <w:rPr>
          <w:rFonts w:ascii="Times New Roman" w:hAnsi="Times New Roman"/>
          <w:sz w:val="30"/>
          <w:szCs w:val="30"/>
          <w:u w:val="single"/>
        </w:rPr>
        <w:t>陈振靖</w:t>
      </w:r>
      <w:r w:rsidRPr="00361DC6">
        <w:rPr>
          <w:rFonts w:ascii="Times New Roman" w:hAnsi="Times New Roman"/>
          <w:szCs w:val="21"/>
          <w:u w:val="single"/>
        </w:rPr>
        <w:t xml:space="preserve">                       </w:t>
      </w:r>
      <w:r w:rsidR="005A4D3C" w:rsidRPr="00361DC6">
        <w:rPr>
          <w:rFonts w:ascii="Times New Roman" w:hAnsi="Times New Roman"/>
          <w:szCs w:val="21"/>
          <w:u w:val="single"/>
        </w:rPr>
        <w:t xml:space="preserve"> </w:t>
      </w:r>
      <w:r w:rsidRPr="00361DC6">
        <w:rPr>
          <w:rFonts w:ascii="Times New Roman" w:hAnsi="Times New Roman"/>
          <w:szCs w:val="21"/>
          <w:u w:val="single"/>
        </w:rPr>
        <w:t xml:space="preserve">   </w:t>
      </w:r>
      <w:r w:rsidR="005A4D3C" w:rsidRPr="00361DC6">
        <w:rPr>
          <w:rFonts w:ascii="Times New Roman" w:hAnsi="Times New Roman"/>
          <w:szCs w:val="21"/>
          <w:u w:val="single"/>
        </w:rPr>
        <w:t xml:space="preserve"> </w:t>
      </w:r>
      <w:r w:rsidRPr="00361DC6">
        <w:rPr>
          <w:rFonts w:ascii="Times New Roman" w:hAnsi="Times New Roman"/>
          <w:szCs w:val="21"/>
          <w:u w:val="single"/>
        </w:rPr>
        <w:t xml:space="preserve">     </w:t>
      </w:r>
      <w:r w:rsidR="00B03FD8" w:rsidRPr="00361DC6">
        <w:rPr>
          <w:rFonts w:ascii="Times New Roman" w:hAnsi="Times New Roman"/>
          <w:szCs w:val="21"/>
          <w:u w:val="single"/>
        </w:rPr>
        <w:t xml:space="preserve"> </w:t>
      </w:r>
      <w:r w:rsidRPr="00361DC6">
        <w:rPr>
          <w:rFonts w:ascii="Times New Roman" w:hAnsi="Times New Roman"/>
          <w:szCs w:val="21"/>
          <w:u w:val="single"/>
        </w:rPr>
        <w:t xml:space="preserve">   </w:t>
      </w:r>
    </w:p>
    <w:p w14:paraId="55EDBFDA" w14:textId="2649B88A" w:rsidR="00E427C5" w:rsidRPr="00361DC6" w:rsidRDefault="00E427C5" w:rsidP="00E427C5">
      <w:pPr>
        <w:tabs>
          <w:tab w:val="left" w:pos="2180"/>
        </w:tabs>
        <w:ind w:firstLineChars="400" w:firstLine="1200"/>
        <w:rPr>
          <w:rFonts w:ascii="Times New Roman" w:hAnsi="Times New Roman"/>
          <w:sz w:val="30"/>
          <w:szCs w:val="30"/>
        </w:rPr>
      </w:pPr>
      <w:r w:rsidRPr="00361DC6">
        <w:rPr>
          <w:rFonts w:ascii="Times New Roman" w:hAnsi="Times New Roman"/>
          <w:sz w:val="30"/>
          <w:szCs w:val="30"/>
        </w:rPr>
        <w:t>学</w:t>
      </w:r>
      <w:r w:rsidRPr="00361DC6">
        <w:rPr>
          <w:rFonts w:ascii="Times New Roman" w:hAnsi="Times New Roman"/>
          <w:sz w:val="30"/>
          <w:szCs w:val="30"/>
        </w:rPr>
        <w:t xml:space="preserve">    </w:t>
      </w:r>
      <w:r w:rsidRPr="00361DC6">
        <w:rPr>
          <w:rFonts w:ascii="Times New Roman" w:hAnsi="Times New Roman"/>
          <w:sz w:val="30"/>
          <w:szCs w:val="30"/>
        </w:rPr>
        <w:t>号：</w:t>
      </w:r>
      <w:r w:rsidR="005A4D3C" w:rsidRPr="00361DC6">
        <w:rPr>
          <w:rFonts w:ascii="Times New Roman" w:hAnsi="Times New Roman"/>
          <w:sz w:val="30"/>
          <w:szCs w:val="30"/>
          <w:u w:val="single"/>
        </w:rPr>
        <w:t>201701060603</w:t>
      </w:r>
      <w:r w:rsidRPr="00361DC6">
        <w:rPr>
          <w:rFonts w:ascii="Times New Roman" w:hAnsi="Times New Roman"/>
          <w:sz w:val="30"/>
          <w:szCs w:val="30"/>
          <w:u w:val="single"/>
        </w:rPr>
        <w:t xml:space="preserve"> </w:t>
      </w:r>
      <w:r w:rsidRPr="00361DC6">
        <w:rPr>
          <w:rFonts w:ascii="Times New Roman" w:hAnsi="Times New Roman"/>
          <w:szCs w:val="21"/>
          <w:u w:val="single"/>
        </w:rPr>
        <w:t xml:space="preserve">                      </w:t>
      </w:r>
      <w:r w:rsidR="00B03FD8" w:rsidRPr="00361DC6">
        <w:rPr>
          <w:rFonts w:ascii="Times New Roman" w:hAnsi="Times New Roman"/>
          <w:szCs w:val="21"/>
          <w:u w:val="single"/>
        </w:rPr>
        <w:t xml:space="preserve"> </w:t>
      </w:r>
      <w:r w:rsidRPr="00361DC6">
        <w:rPr>
          <w:rFonts w:ascii="Times New Roman" w:hAnsi="Times New Roman"/>
          <w:szCs w:val="21"/>
          <w:u w:val="single"/>
        </w:rPr>
        <w:t xml:space="preserve">    </w:t>
      </w:r>
    </w:p>
    <w:p w14:paraId="1CE5EDBB" w14:textId="60A7F408" w:rsidR="00E427C5" w:rsidRPr="00361DC6" w:rsidRDefault="00E427C5" w:rsidP="00E427C5">
      <w:pPr>
        <w:tabs>
          <w:tab w:val="left" w:pos="2180"/>
        </w:tabs>
        <w:ind w:firstLineChars="400" w:firstLine="1200"/>
        <w:rPr>
          <w:rFonts w:ascii="Times New Roman" w:hAnsi="Times New Roman"/>
          <w:sz w:val="30"/>
          <w:szCs w:val="30"/>
        </w:rPr>
      </w:pPr>
      <w:r w:rsidRPr="00361DC6">
        <w:rPr>
          <w:rFonts w:ascii="Times New Roman" w:hAnsi="Times New Roman"/>
          <w:sz w:val="30"/>
          <w:szCs w:val="30"/>
        </w:rPr>
        <w:t>指导教师：</w:t>
      </w:r>
      <w:r w:rsidR="005A4D3C" w:rsidRPr="00361DC6">
        <w:rPr>
          <w:rFonts w:ascii="Times New Roman" w:hAnsi="Times New Roman"/>
          <w:sz w:val="30"/>
          <w:szCs w:val="30"/>
          <w:u w:val="single"/>
        </w:rPr>
        <w:t>沙静</w:t>
      </w:r>
      <w:r w:rsidRPr="00361DC6">
        <w:rPr>
          <w:rFonts w:ascii="Times New Roman" w:hAnsi="Times New Roman"/>
          <w:sz w:val="30"/>
          <w:szCs w:val="30"/>
          <w:u w:val="single"/>
        </w:rPr>
        <w:t xml:space="preserve">  </w:t>
      </w:r>
      <w:r w:rsidRPr="00361DC6">
        <w:rPr>
          <w:rFonts w:ascii="Times New Roman" w:hAnsi="Times New Roman"/>
          <w:szCs w:val="21"/>
          <w:u w:val="single"/>
        </w:rPr>
        <w:t xml:space="preserve"> </w:t>
      </w:r>
      <w:r w:rsidR="005A4D3C" w:rsidRPr="00361DC6">
        <w:rPr>
          <w:rFonts w:ascii="Times New Roman" w:hAnsi="Times New Roman"/>
          <w:szCs w:val="21"/>
          <w:u w:val="single"/>
        </w:rPr>
        <w:t xml:space="preserve">    </w:t>
      </w:r>
      <w:r w:rsidRPr="00361DC6">
        <w:rPr>
          <w:rFonts w:ascii="Times New Roman" w:hAnsi="Times New Roman"/>
          <w:szCs w:val="21"/>
          <w:u w:val="single"/>
        </w:rPr>
        <w:t xml:space="preserve">                        </w:t>
      </w:r>
      <w:r w:rsidR="00B03FD8" w:rsidRPr="00361DC6">
        <w:rPr>
          <w:rFonts w:ascii="Times New Roman" w:hAnsi="Times New Roman"/>
          <w:szCs w:val="21"/>
          <w:u w:val="single"/>
        </w:rPr>
        <w:t xml:space="preserve"> </w:t>
      </w:r>
      <w:r w:rsidRPr="00361DC6">
        <w:rPr>
          <w:rFonts w:ascii="Times New Roman" w:hAnsi="Times New Roman"/>
          <w:szCs w:val="21"/>
          <w:u w:val="single"/>
        </w:rPr>
        <w:t xml:space="preserve">       </w:t>
      </w:r>
    </w:p>
    <w:p w14:paraId="3BDDE91D" w14:textId="2D02D4BC" w:rsidR="00E427C5" w:rsidRPr="00361DC6" w:rsidRDefault="00E427C5" w:rsidP="00E427C5">
      <w:pPr>
        <w:tabs>
          <w:tab w:val="left" w:pos="2180"/>
        </w:tabs>
        <w:ind w:firstLineChars="400" w:firstLine="1200"/>
        <w:rPr>
          <w:rFonts w:ascii="Times New Roman" w:hAnsi="Times New Roman"/>
          <w:sz w:val="30"/>
          <w:szCs w:val="30"/>
        </w:rPr>
      </w:pPr>
      <w:r w:rsidRPr="00361DC6">
        <w:rPr>
          <w:rFonts w:ascii="Times New Roman" w:hAnsi="Times New Roman"/>
          <w:sz w:val="30"/>
          <w:szCs w:val="30"/>
        </w:rPr>
        <w:t>完成日期：</w:t>
      </w:r>
      <w:r w:rsidR="005A4D3C" w:rsidRPr="00361DC6">
        <w:rPr>
          <w:rFonts w:ascii="Times New Roman" w:hAnsi="Times New Roman"/>
          <w:sz w:val="30"/>
          <w:szCs w:val="30"/>
          <w:u w:val="single"/>
        </w:rPr>
        <w:t>2021</w:t>
      </w:r>
      <w:r w:rsidR="005A4D3C" w:rsidRPr="00361DC6">
        <w:rPr>
          <w:rFonts w:ascii="Times New Roman" w:hAnsi="Times New Roman"/>
          <w:sz w:val="30"/>
          <w:szCs w:val="30"/>
          <w:u w:val="single"/>
        </w:rPr>
        <w:t>年</w:t>
      </w:r>
      <w:r w:rsidR="005A4D3C" w:rsidRPr="00361DC6">
        <w:rPr>
          <w:rFonts w:ascii="Times New Roman" w:hAnsi="Times New Roman"/>
          <w:sz w:val="30"/>
          <w:szCs w:val="30"/>
          <w:u w:val="single"/>
        </w:rPr>
        <w:t>5</w:t>
      </w:r>
      <w:r w:rsidR="005A4D3C" w:rsidRPr="00361DC6">
        <w:rPr>
          <w:rFonts w:ascii="Times New Roman" w:hAnsi="Times New Roman"/>
          <w:sz w:val="30"/>
          <w:szCs w:val="30"/>
          <w:u w:val="single"/>
        </w:rPr>
        <w:t>月</w:t>
      </w:r>
      <w:r w:rsidR="005A4D3C" w:rsidRPr="00361DC6">
        <w:rPr>
          <w:rFonts w:ascii="Times New Roman" w:hAnsi="Times New Roman"/>
          <w:sz w:val="30"/>
          <w:szCs w:val="30"/>
          <w:u w:val="single"/>
        </w:rPr>
        <w:t>20</w:t>
      </w:r>
      <w:r w:rsidR="005A4D3C" w:rsidRPr="00361DC6">
        <w:rPr>
          <w:rFonts w:ascii="Times New Roman" w:hAnsi="Times New Roman"/>
          <w:sz w:val="30"/>
          <w:szCs w:val="30"/>
          <w:u w:val="single"/>
        </w:rPr>
        <w:t>日</w:t>
      </w:r>
      <w:r w:rsidRPr="00361DC6">
        <w:rPr>
          <w:rFonts w:ascii="Times New Roman" w:hAnsi="Times New Roman"/>
          <w:sz w:val="30"/>
          <w:szCs w:val="30"/>
          <w:u w:val="single"/>
        </w:rPr>
        <w:t xml:space="preserve"> </w:t>
      </w:r>
      <w:r w:rsidRPr="00361DC6">
        <w:rPr>
          <w:rFonts w:ascii="Times New Roman" w:hAnsi="Times New Roman"/>
          <w:szCs w:val="21"/>
          <w:u w:val="single"/>
        </w:rPr>
        <w:t xml:space="preserve">          </w:t>
      </w:r>
      <w:r w:rsidR="00B03FD8" w:rsidRPr="00361DC6">
        <w:rPr>
          <w:rFonts w:ascii="Times New Roman" w:hAnsi="Times New Roman"/>
          <w:szCs w:val="21"/>
          <w:u w:val="single"/>
        </w:rPr>
        <w:t xml:space="preserve"> </w:t>
      </w:r>
      <w:r w:rsidRPr="00361DC6">
        <w:rPr>
          <w:rFonts w:ascii="Times New Roman" w:hAnsi="Times New Roman"/>
          <w:szCs w:val="21"/>
          <w:u w:val="single"/>
        </w:rPr>
        <w:t xml:space="preserve">           </w:t>
      </w:r>
    </w:p>
    <w:p w14:paraId="4B44D0A1" w14:textId="77777777" w:rsidR="00E427C5" w:rsidRDefault="00E427C5" w:rsidP="00E427C5">
      <w:pPr>
        <w:tabs>
          <w:tab w:val="left" w:pos="2180"/>
        </w:tabs>
        <w:rPr>
          <w:rFonts w:ascii="Times New Roman" w:eastAsiaTheme="majorEastAsia" w:hAnsi="Times New Roman" w:cstheme="majorEastAsia"/>
          <w:sz w:val="30"/>
          <w:szCs w:val="30"/>
        </w:rPr>
      </w:pPr>
      <w:r>
        <w:rPr>
          <w:rFonts w:ascii="Times New Roman" w:eastAsiaTheme="majorEastAsia" w:hAnsi="Times New Roman" w:cstheme="majorEastAsia"/>
          <w:sz w:val="30"/>
          <w:szCs w:val="30"/>
        </w:rPr>
        <w:t xml:space="preserve"> </w:t>
      </w:r>
    </w:p>
    <w:p w14:paraId="2A049B30" w14:textId="77777777" w:rsidR="00E427C5" w:rsidRDefault="00E427C5" w:rsidP="00E427C5">
      <w:pPr>
        <w:tabs>
          <w:tab w:val="left" w:pos="2180"/>
        </w:tabs>
        <w:jc w:val="center"/>
        <w:rPr>
          <w:rFonts w:ascii="Times New Roman" w:hAnsi="Times New Roman"/>
          <w:sz w:val="48"/>
          <w:szCs w:val="24"/>
        </w:rPr>
      </w:pPr>
      <w:r>
        <w:rPr>
          <w:rFonts w:ascii="Times New Roman" w:eastAsia="楷体_GB2312" w:hAnsi="Times New Roman"/>
          <w:szCs w:val="21"/>
        </w:rPr>
        <w:t xml:space="preserve"> </w:t>
      </w:r>
    </w:p>
    <w:p w14:paraId="72143E39" w14:textId="77777777" w:rsidR="00E427C5" w:rsidRDefault="00E427C5" w:rsidP="00E427C5">
      <w:pPr>
        <w:tabs>
          <w:tab w:val="left" w:pos="2180"/>
        </w:tabs>
        <w:jc w:val="center"/>
        <w:rPr>
          <w:rFonts w:ascii="Times New Roman" w:eastAsia="黑体" w:hAnsi="Times New Roman"/>
          <w:b/>
          <w:bCs/>
          <w:sz w:val="32"/>
          <w:szCs w:val="24"/>
        </w:rPr>
      </w:pPr>
    </w:p>
    <w:p w14:paraId="0DA40CDE" w14:textId="77777777" w:rsidR="00E427C5" w:rsidRDefault="00E427C5" w:rsidP="00E427C5">
      <w:pPr>
        <w:rPr>
          <w:rFonts w:ascii="Times New Roman" w:hAnsi="Times New Roman"/>
          <w:sz w:val="24"/>
          <w:szCs w:val="24"/>
        </w:rPr>
        <w:sectPr w:rsidR="00E427C5">
          <w:headerReference w:type="default" r:id="rId9"/>
          <w:footerReference w:type="default" r:id="rId10"/>
          <w:pgSz w:w="11906" w:h="16838"/>
          <w:pgMar w:top="1418" w:right="1701" w:bottom="1418" w:left="1701" w:header="851" w:footer="992" w:gutter="0"/>
          <w:pgNumType w:fmt="numberInDash"/>
          <w:cols w:space="425"/>
          <w:docGrid w:type="lines" w:linePitch="312"/>
        </w:sectPr>
      </w:pPr>
    </w:p>
    <w:p w14:paraId="14216298" w14:textId="77777777" w:rsidR="00E427C5" w:rsidRDefault="00E427C5" w:rsidP="00E427C5">
      <w:pPr>
        <w:spacing w:line="460" w:lineRule="exact"/>
        <w:rPr>
          <w:rFonts w:ascii="Times New Roman" w:hAnsi="Times New Roman"/>
          <w:sz w:val="24"/>
          <w:szCs w:val="24"/>
        </w:rPr>
      </w:pPr>
    </w:p>
    <w:p w14:paraId="5FD01717" w14:textId="77777777" w:rsidR="00E427C5" w:rsidRDefault="00E427C5" w:rsidP="00E427C5">
      <w:pPr>
        <w:jc w:val="center"/>
        <w:rPr>
          <w:rFonts w:ascii="Times New Roman" w:hAnsi="Times New Roman"/>
          <w:b/>
          <w:sz w:val="44"/>
          <w:szCs w:val="44"/>
        </w:rPr>
      </w:pPr>
      <w:r>
        <w:rPr>
          <w:rFonts w:ascii="Times New Roman" w:hAnsi="Times New Roman"/>
          <w:b/>
          <w:sz w:val="44"/>
          <w:szCs w:val="44"/>
        </w:rPr>
        <w:t xml:space="preserve">BACHELOR'S DEGREE THESIS OF </w:t>
      </w:r>
      <w:r>
        <w:rPr>
          <w:rFonts w:ascii="Times New Roman" w:hAnsi="Times New Roman" w:hint="eastAsia"/>
          <w:b/>
          <w:sz w:val="44"/>
          <w:szCs w:val="44"/>
        </w:rPr>
        <w:t>SHANDONG</w:t>
      </w:r>
      <w:r>
        <w:rPr>
          <w:rFonts w:ascii="Times New Roman" w:hAnsi="Times New Roman"/>
          <w:b/>
          <w:sz w:val="44"/>
          <w:szCs w:val="44"/>
        </w:rPr>
        <w:t xml:space="preserve"> UNIVERSITY</w:t>
      </w:r>
    </w:p>
    <w:p w14:paraId="4D12BE32" w14:textId="77777777" w:rsidR="00E427C5" w:rsidRDefault="00E427C5" w:rsidP="00E427C5">
      <w:pPr>
        <w:jc w:val="center"/>
        <w:rPr>
          <w:rFonts w:ascii="Times New Roman" w:hAnsi="Times New Roman"/>
          <w:b/>
          <w:sz w:val="44"/>
          <w:szCs w:val="44"/>
        </w:rPr>
      </w:pPr>
      <w:r>
        <w:rPr>
          <w:rFonts w:ascii="Times New Roman" w:hAnsi="Times New Roman"/>
          <w:b/>
          <w:sz w:val="44"/>
          <w:szCs w:val="44"/>
        </w:rPr>
        <w:t>OF SCIENCE AND TECHNOLOGY</w:t>
      </w:r>
    </w:p>
    <w:p w14:paraId="15A8B991" w14:textId="77777777" w:rsidR="00E427C5" w:rsidRDefault="00E427C5" w:rsidP="00E427C5">
      <w:pPr>
        <w:jc w:val="center"/>
        <w:rPr>
          <w:rFonts w:ascii="Times New Roman" w:hAnsi="Times New Roman"/>
          <w:szCs w:val="21"/>
        </w:rPr>
      </w:pPr>
    </w:p>
    <w:p w14:paraId="04E3BDD4" w14:textId="77777777" w:rsidR="00E427C5" w:rsidRDefault="00E427C5" w:rsidP="00E427C5">
      <w:pPr>
        <w:jc w:val="center"/>
        <w:rPr>
          <w:rFonts w:ascii="Times New Roman" w:hAnsi="Times New Roman"/>
          <w:szCs w:val="21"/>
        </w:rPr>
      </w:pPr>
    </w:p>
    <w:p w14:paraId="2FF632CD" w14:textId="77777777" w:rsidR="00E427C5" w:rsidRDefault="00E427C5" w:rsidP="00E427C5">
      <w:pPr>
        <w:jc w:val="center"/>
        <w:rPr>
          <w:rFonts w:ascii="Times New Roman" w:hAnsi="Times New Roman"/>
          <w:szCs w:val="21"/>
        </w:rPr>
      </w:pPr>
    </w:p>
    <w:p w14:paraId="1307B293" w14:textId="77777777" w:rsidR="00E427C5" w:rsidRDefault="00E427C5" w:rsidP="00E427C5">
      <w:pPr>
        <w:jc w:val="center"/>
        <w:rPr>
          <w:rFonts w:ascii="Times New Roman" w:hAnsi="Times New Roman"/>
          <w:szCs w:val="21"/>
        </w:rPr>
      </w:pPr>
    </w:p>
    <w:p w14:paraId="295A6B8C" w14:textId="77777777" w:rsidR="00E427C5" w:rsidRDefault="00E427C5" w:rsidP="00E427C5">
      <w:pPr>
        <w:jc w:val="center"/>
        <w:rPr>
          <w:rFonts w:ascii="Times New Roman" w:hAnsi="Times New Roman"/>
          <w:szCs w:val="21"/>
        </w:rPr>
      </w:pPr>
    </w:p>
    <w:p w14:paraId="0CDCB1E7" w14:textId="224E36FE" w:rsidR="00E427C5" w:rsidRDefault="00B03FD8" w:rsidP="00E427C5">
      <w:pPr>
        <w:jc w:val="center"/>
        <w:rPr>
          <w:rFonts w:ascii="Times New Roman" w:hAnsi="Times New Roman"/>
          <w:b/>
          <w:sz w:val="44"/>
          <w:szCs w:val="44"/>
        </w:rPr>
      </w:pPr>
      <w:r w:rsidRPr="00B03FD8">
        <w:rPr>
          <w:rFonts w:ascii="Times New Roman" w:hAnsi="Times New Roman"/>
          <w:b/>
          <w:sz w:val="44"/>
          <w:szCs w:val="44"/>
        </w:rPr>
        <w:t>Front-end developer community based on Vue2.x</w:t>
      </w:r>
    </w:p>
    <w:p w14:paraId="1ABBDE0B" w14:textId="77777777" w:rsidR="00E427C5" w:rsidRDefault="00E427C5" w:rsidP="00E427C5">
      <w:pPr>
        <w:jc w:val="center"/>
        <w:rPr>
          <w:rFonts w:ascii="Times New Roman" w:hAnsi="Times New Roman"/>
          <w:szCs w:val="21"/>
        </w:rPr>
      </w:pPr>
    </w:p>
    <w:p w14:paraId="3442113B" w14:textId="77777777" w:rsidR="00E427C5" w:rsidRDefault="00E427C5" w:rsidP="00E427C5">
      <w:pPr>
        <w:jc w:val="center"/>
        <w:rPr>
          <w:rFonts w:ascii="Times New Roman" w:hAnsi="Times New Roman"/>
          <w:szCs w:val="21"/>
        </w:rPr>
      </w:pPr>
      <w:bookmarkStart w:id="0" w:name="_GoBack"/>
      <w:bookmarkEnd w:id="0"/>
    </w:p>
    <w:p w14:paraId="659BD7FA" w14:textId="77777777" w:rsidR="00E427C5" w:rsidRDefault="00E427C5" w:rsidP="00E427C5">
      <w:pPr>
        <w:jc w:val="center"/>
        <w:rPr>
          <w:rFonts w:ascii="Times New Roman" w:hAnsi="Times New Roman"/>
          <w:szCs w:val="21"/>
        </w:rPr>
      </w:pPr>
    </w:p>
    <w:p w14:paraId="26B97FF7" w14:textId="77777777" w:rsidR="00E427C5" w:rsidRDefault="00E427C5" w:rsidP="00E427C5">
      <w:pPr>
        <w:jc w:val="center"/>
        <w:rPr>
          <w:rFonts w:ascii="Times New Roman" w:hAnsi="Times New Roman"/>
          <w:szCs w:val="21"/>
        </w:rPr>
      </w:pPr>
    </w:p>
    <w:p w14:paraId="356F0105" w14:textId="77777777" w:rsidR="00E427C5" w:rsidRDefault="00E427C5" w:rsidP="00E427C5">
      <w:pPr>
        <w:jc w:val="center"/>
        <w:rPr>
          <w:rFonts w:ascii="Times New Roman" w:hAnsi="Times New Roman"/>
          <w:szCs w:val="21"/>
        </w:rPr>
      </w:pPr>
    </w:p>
    <w:p w14:paraId="7E86F1EE" w14:textId="53B4DE3C" w:rsidR="00E427C5" w:rsidDel="00865BE3" w:rsidRDefault="000A10D8" w:rsidP="000A10D8">
      <w:pPr>
        <w:spacing w:line="480" w:lineRule="auto"/>
        <w:rPr>
          <w:del w:id="1" w:author="于程" w:date="2022-05-17T15:16:00Z"/>
          <w:rFonts w:ascii="Times New Roman" w:hAnsi="Times New Roman" w:hint="eastAsia"/>
          <w:szCs w:val="21"/>
        </w:rPr>
        <w:pPrChange w:id="2" w:author="于程" w:date="2022-05-17T15:17:00Z">
          <w:pPr>
            <w:spacing w:line="480" w:lineRule="auto"/>
          </w:pPr>
        </w:pPrChange>
      </w:pPr>
      <w:ins w:id="3" w:author="于程" w:date="2022-05-17T15:18:00Z">
        <w:r>
          <w:rPr>
            <w:rFonts w:ascii="Times New Roman" w:hAnsi="Times New Roman" w:hint="eastAsia"/>
            <w:szCs w:val="21"/>
          </w:rPr>
          <w:t xml:space="preserve"> </w:t>
        </w:r>
        <w:r>
          <w:rPr>
            <w:rFonts w:ascii="Times New Roman" w:hAnsi="Times New Roman"/>
            <w:szCs w:val="21"/>
          </w:rPr>
          <w:t xml:space="preserve">       </w:t>
        </w:r>
      </w:ins>
    </w:p>
    <w:p w14:paraId="19FC44DA" w14:textId="2838B830" w:rsidR="00E427C5" w:rsidRDefault="00E427C5" w:rsidP="000A10D8">
      <w:pPr>
        <w:spacing w:line="480" w:lineRule="auto"/>
        <w:rPr>
          <w:rFonts w:ascii="Times New Roman" w:hAnsi="Times New Roman"/>
          <w:sz w:val="28"/>
          <w:szCs w:val="28"/>
        </w:rPr>
        <w:pPrChange w:id="4" w:author="于程" w:date="2022-05-17T15:17:00Z">
          <w:pPr>
            <w:spacing w:line="480" w:lineRule="auto"/>
            <w:ind w:firstLineChars="300" w:firstLine="840"/>
          </w:pPr>
        </w:pPrChange>
      </w:pPr>
      <w:r>
        <w:rPr>
          <w:rFonts w:ascii="Times New Roman" w:hAnsi="Times New Roman"/>
          <w:sz w:val="28"/>
          <w:szCs w:val="28"/>
        </w:rPr>
        <w:t>College</w:t>
      </w:r>
      <w:r>
        <w:rPr>
          <w:rFonts w:ascii="Times New Roman" w:hAnsi="Times New Roman" w:hint="eastAsia"/>
          <w:sz w:val="28"/>
          <w:szCs w:val="28"/>
        </w:rPr>
        <w:t>：</w:t>
      </w:r>
      <w:r w:rsidR="00B03FD8">
        <w:rPr>
          <w:rFonts w:ascii="Times New Roman" w:hAnsi="Times New Roman"/>
          <w:sz w:val="28"/>
          <w:szCs w:val="28"/>
          <w:u w:val="single"/>
        </w:rPr>
        <w:t>S</w:t>
      </w:r>
      <w:r w:rsidR="00B03FD8" w:rsidRPr="00B03FD8">
        <w:rPr>
          <w:rFonts w:ascii="Times New Roman" w:hAnsi="Times New Roman"/>
          <w:sz w:val="28"/>
          <w:szCs w:val="28"/>
          <w:u w:val="single"/>
        </w:rPr>
        <w:t xml:space="preserve">handong University </w:t>
      </w:r>
      <w:proofErr w:type="gramStart"/>
      <w:r w:rsidR="00B03FD8" w:rsidRPr="00B03FD8">
        <w:rPr>
          <w:rFonts w:ascii="Times New Roman" w:hAnsi="Times New Roman"/>
          <w:sz w:val="28"/>
          <w:szCs w:val="28"/>
          <w:u w:val="single"/>
        </w:rPr>
        <w:t>Of</w:t>
      </w:r>
      <w:proofErr w:type="gramEnd"/>
      <w:r w:rsidR="00B03FD8" w:rsidRPr="00B03FD8">
        <w:rPr>
          <w:rFonts w:ascii="Times New Roman" w:hAnsi="Times New Roman"/>
          <w:sz w:val="28"/>
          <w:szCs w:val="28"/>
          <w:u w:val="single"/>
        </w:rPr>
        <w:t xml:space="preserve"> Science And Technology</w:t>
      </w:r>
    </w:p>
    <w:p w14:paraId="7DEA2FBD" w14:textId="22CF587A" w:rsidR="00E427C5" w:rsidRDefault="00E427C5" w:rsidP="0070515A">
      <w:pPr>
        <w:spacing w:line="480" w:lineRule="auto"/>
        <w:ind w:left="420" w:firstLine="420"/>
        <w:jc w:val="left"/>
        <w:rPr>
          <w:rFonts w:ascii="Times New Roman" w:hAnsi="Times New Roman"/>
          <w:sz w:val="28"/>
          <w:szCs w:val="28"/>
        </w:rPr>
      </w:pPr>
      <w:r>
        <w:rPr>
          <w:rFonts w:ascii="Times New Roman" w:hAnsi="Times New Roman"/>
          <w:sz w:val="28"/>
          <w:szCs w:val="28"/>
        </w:rPr>
        <w:t>Subject</w:t>
      </w:r>
      <w:r>
        <w:rPr>
          <w:rFonts w:ascii="Times New Roman" w:hAnsi="Times New Roman" w:hint="eastAsia"/>
          <w:sz w:val="28"/>
          <w:szCs w:val="28"/>
        </w:rPr>
        <w:t>：</w:t>
      </w:r>
      <w:r w:rsidR="00B03FD8">
        <w:rPr>
          <w:rFonts w:ascii="Times New Roman" w:hAnsi="Times New Roman"/>
          <w:sz w:val="28"/>
          <w:szCs w:val="28"/>
          <w:u w:val="single"/>
        </w:rPr>
        <w:t>C</w:t>
      </w:r>
      <w:r w:rsidR="00B03FD8" w:rsidRPr="00B03FD8">
        <w:rPr>
          <w:rFonts w:ascii="Times New Roman" w:hAnsi="Times New Roman"/>
          <w:sz w:val="28"/>
          <w:szCs w:val="28"/>
          <w:u w:val="single"/>
        </w:rPr>
        <w:t>omputer Science and Technology</w:t>
      </w:r>
      <w:r w:rsidR="0070515A">
        <w:rPr>
          <w:rFonts w:ascii="Times New Roman" w:hAnsi="Times New Roman"/>
          <w:sz w:val="28"/>
          <w:szCs w:val="28"/>
          <w:u w:val="single"/>
        </w:rPr>
        <w:t xml:space="preserve">           </w:t>
      </w:r>
    </w:p>
    <w:p w14:paraId="1C366FFB" w14:textId="45E3DA2B" w:rsidR="00E427C5" w:rsidRDefault="00E427C5" w:rsidP="0070515A">
      <w:pPr>
        <w:spacing w:line="480" w:lineRule="auto"/>
        <w:ind w:left="420" w:firstLine="420"/>
        <w:rPr>
          <w:rFonts w:ascii="Times New Roman" w:hAnsi="Times New Roman"/>
          <w:sz w:val="28"/>
          <w:szCs w:val="28"/>
        </w:rPr>
      </w:pPr>
      <w:r>
        <w:rPr>
          <w:rFonts w:ascii="Times New Roman" w:hAnsi="Times New Roman"/>
          <w:sz w:val="28"/>
          <w:szCs w:val="28"/>
        </w:rPr>
        <w:t>Name</w:t>
      </w:r>
      <w:r>
        <w:rPr>
          <w:rFonts w:ascii="Times New Roman" w:hAnsi="Times New Roman" w:hint="eastAsia"/>
          <w:sz w:val="28"/>
          <w:szCs w:val="28"/>
        </w:rPr>
        <w:t>：</w:t>
      </w:r>
      <w:r w:rsidR="002879CB">
        <w:rPr>
          <w:rFonts w:ascii="Times New Roman" w:hAnsi="Times New Roman"/>
          <w:sz w:val="28"/>
          <w:szCs w:val="28"/>
          <w:u w:val="single"/>
        </w:rPr>
        <w:t xml:space="preserve">Chen </w:t>
      </w:r>
      <w:proofErr w:type="spellStart"/>
      <w:r w:rsidR="002879CB">
        <w:rPr>
          <w:rFonts w:ascii="Times New Roman" w:hAnsi="Times New Roman"/>
          <w:sz w:val="28"/>
          <w:szCs w:val="28"/>
          <w:u w:val="single"/>
        </w:rPr>
        <w:t>Zhenjing</w:t>
      </w:r>
      <w:proofErr w:type="spellEnd"/>
      <w:r>
        <w:rPr>
          <w:rFonts w:ascii="Times New Roman" w:hAnsi="Times New Roman"/>
          <w:sz w:val="28"/>
          <w:szCs w:val="28"/>
          <w:u w:val="single"/>
        </w:rPr>
        <w:t xml:space="preserve">              </w:t>
      </w:r>
      <w:r w:rsidR="0070515A">
        <w:rPr>
          <w:rFonts w:ascii="Times New Roman" w:hAnsi="Times New Roman"/>
          <w:sz w:val="28"/>
          <w:szCs w:val="28"/>
          <w:u w:val="single"/>
        </w:rPr>
        <w:t xml:space="preserve">              </w:t>
      </w:r>
    </w:p>
    <w:p w14:paraId="6F72AFA5" w14:textId="7505EF34" w:rsidR="00E427C5" w:rsidRDefault="00E427C5" w:rsidP="0070515A">
      <w:pPr>
        <w:spacing w:line="480" w:lineRule="auto"/>
        <w:ind w:left="420" w:firstLine="420"/>
        <w:rPr>
          <w:rFonts w:ascii="Times New Roman" w:hAnsi="Times New Roman"/>
          <w:sz w:val="28"/>
          <w:szCs w:val="28"/>
        </w:rPr>
      </w:pPr>
      <w:r>
        <w:rPr>
          <w:rFonts w:ascii="Times New Roman" w:hAnsi="Times New Roman"/>
          <w:sz w:val="28"/>
          <w:szCs w:val="28"/>
        </w:rPr>
        <w:t>Directed by</w:t>
      </w:r>
      <w:r>
        <w:rPr>
          <w:rFonts w:ascii="Times New Roman" w:hAnsi="Times New Roman" w:hint="eastAsia"/>
          <w:sz w:val="28"/>
          <w:szCs w:val="28"/>
        </w:rPr>
        <w:t>：</w:t>
      </w:r>
      <w:r w:rsidR="002879CB">
        <w:rPr>
          <w:rFonts w:ascii="Times New Roman" w:hAnsi="Times New Roman"/>
          <w:sz w:val="28"/>
          <w:szCs w:val="28"/>
          <w:u w:val="single"/>
        </w:rPr>
        <w:t xml:space="preserve">Sha </w:t>
      </w:r>
      <w:proofErr w:type="gramStart"/>
      <w:r w:rsidR="002879CB">
        <w:rPr>
          <w:rFonts w:ascii="Times New Roman" w:hAnsi="Times New Roman"/>
          <w:sz w:val="28"/>
          <w:szCs w:val="28"/>
          <w:u w:val="single"/>
        </w:rPr>
        <w:t>Jing</w:t>
      </w:r>
      <w:r w:rsidR="005A4D3C">
        <w:rPr>
          <w:rFonts w:ascii="Times New Roman" w:hAnsi="Times New Roman"/>
          <w:sz w:val="28"/>
          <w:szCs w:val="28"/>
          <w:u w:val="single"/>
        </w:rPr>
        <w:t xml:space="preserve"> </w:t>
      </w:r>
      <w:r>
        <w:rPr>
          <w:rFonts w:ascii="Times New Roman" w:hAnsi="Times New Roman"/>
          <w:sz w:val="28"/>
          <w:szCs w:val="28"/>
          <w:u w:val="single"/>
        </w:rPr>
        <w:t xml:space="preserve"> Professor</w:t>
      </w:r>
      <w:proofErr w:type="gramEnd"/>
      <w:r>
        <w:rPr>
          <w:rFonts w:ascii="Times New Roman" w:hAnsi="Times New Roman"/>
          <w:sz w:val="28"/>
          <w:szCs w:val="28"/>
          <w:u w:val="single"/>
        </w:rPr>
        <w:t xml:space="preserve">           </w:t>
      </w:r>
      <w:r w:rsidR="0070515A">
        <w:rPr>
          <w:rFonts w:ascii="Times New Roman" w:hAnsi="Times New Roman"/>
          <w:sz w:val="28"/>
          <w:szCs w:val="28"/>
          <w:u w:val="single"/>
        </w:rPr>
        <w:t xml:space="preserve">        </w:t>
      </w:r>
    </w:p>
    <w:p w14:paraId="4DC40038" w14:textId="77777777" w:rsidR="00E427C5" w:rsidRDefault="00E427C5" w:rsidP="00E427C5">
      <w:pPr>
        <w:jc w:val="center"/>
        <w:rPr>
          <w:rFonts w:ascii="Times New Roman" w:hAnsi="Times New Roman"/>
          <w:szCs w:val="21"/>
        </w:rPr>
      </w:pPr>
    </w:p>
    <w:p w14:paraId="73495615" w14:textId="77777777" w:rsidR="00E427C5" w:rsidRDefault="00E427C5" w:rsidP="00E427C5">
      <w:pPr>
        <w:jc w:val="center"/>
        <w:rPr>
          <w:rFonts w:ascii="Times New Roman" w:hAnsi="Times New Roman"/>
          <w:szCs w:val="21"/>
        </w:rPr>
      </w:pPr>
    </w:p>
    <w:p w14:paraId="5F78597D" w14:textId="77777777" w:rsidR="00E427C5" w:rsidRDefault="00E427C5" w:rsidP="00E427C5">
      <w:pPr>
        <w:jc w:val="center"/>
        <w:rPr>
          <w:rFonts w:ascii="Times New Roman" w:hAnsi="Times New Roman"/>
          <w:b/>
          <w:bCs/>
          <w:color w:val="C00000"/>
          <w:sz w:val="36"/>
          <w:szCs w:val="36"/>
        </w:rPr>
      </w:pPr>
      <w:proofErr w:type="gramStart"/>
      <w:r>
        <w:rPr>
          <w:rFonts w:ascii="Times New Roman" w:hAnsi="Times New Roman" w:hint="eastAsia"/>
          <w:b/>
          <w:bCs/>
          <w:color w:val="C00000"/>
          <w:sz w:val="36"/>
          <w:szCs w:val="36"/>
        </w:rPr>
        <w:t xml:space="preserve">QINGDAO  </w:t>
      </w:r>
      <w:r>
        <w:rPr>
          <w:rFonts w:ascii="Times New Roman" w:hAnsi="Times New Roman"/>
          <w:b/>
          <w:bCs/>
          <w:color w:val="C00000"/>
          <w:sz w:val="36"/>
          <w:szCs w:val="36"/>
        </w:rPr>
        <w:t>CHINA</w:t>
      </w:r>
      <w:proofErr w:type="gramEnd"/>
    </w:p>
    <w:p w14:paraId="6007FB12" w14:textId="77777777" w:rsidR="00E427C5" w:rsidRDefault="00E427C5" w:rsidP="00E427C5">
      <w:pPr>
        <w:tabs>
          <w:tab w:val="left" w:pos="2180"/>
        </w:tabs>
        <w:jc w:val="center"/>
        <w:rPr>
          <w:rFonts w:ascii="Times New Roman" w:eastAsia="黑体" w:hAnsi="Times New Roman"/>
          <w:b/>
          <w:bCs/>
          <w:sz w:val="32"/>
          <w:szCs w:val="24"/>
        </w:rPr>
      </w:pPr>
    </w:p>
    <w:p w14:paraId="2D37C4AC" w14:textId="77777777" w:rsidR="00E427C5" w:rsidRDefault="00E427C5" w:rsidP="00E427C5">
      <w:pPr>
        <w:tabs>
          <w:tab w:val="left" w:pos="2180"/>
        </w:tabs>
        <w:jc w:val="center"/>
        <w:rPr>
          <w:rFonts w:ascii="Times New Roman" w:hAnsi="Times New Roman"/>
          <w:szCs w:val="24"/>
        </w:rPr>
      </w:pPr>
    </w:p>
    <w:p w14:paraId="4F80B9E0" w14:textId="77777777" w:rsidR="00E427C5" w:rsidRDefault="00E427C5" w:rsidP="00E427C5">
      <w:pPr>
        <w:tabs>
          <w:tab w:val="left" w:pos="2180"/>
        </w:tabs>
        <w:jc w:val="center"/>
        <w:rPr>
          <w:rFonts w:ascii="Times New Roman" w:hAnsi="Times New Roman"/>
          <w:szCs w:val="24"/>
        </w:rPr>
      </w:pPr>
    </w:p>
    <w:p w14:paraId="1867937B" w14:textId="77777777" w:rsidR="00E427C5" w:rsidRDefault="00E427C5" w:rsidP="00E427C5">
      <w:pPr>
        <w:tabs>
          <w:tab w:val="left" w:pos="2180"/>
        </w:tabs>
        <w:jc w:val="center"/>
        <w:rPr>
          <w:rFonts w:ascii="Times New Roman" w:hAnsi="Times New Roman"/>
          <w:szCs w:val="24"/>
        </w:rPr>
      </w:pPr>
    </w:p>
    <w:p w14:paraId="589185A3" w14:textId="77777777" w:rsidR="00E427C5" w:rsidRDefault="00E427C5" w:rsidP="00E427C5">
      <w:pPr>
        <w:tabs>
          <w:tab w:val="left" w:pos="2180"/>
        </w:tabs>
        <w:jc w:val="center"/>
        <w:rPr>
          <w:rFonts w:ascii="Times New Roman" w:hAnsi="Times New Roman"/>
          <w:szCs w:val="24"/>
        </w:rPr>
      </w:pPr>
    </w:p>
    <w:p w14:paraId="36061234" w14:textId="77777777" w:rsidR="00E427C5" w:rsidRDefault="00E427C5" w:rsidP="00E427C5">
      <w:pPr>
        <w:spacing w:line="460" w:lineRule="exact"/>
        <w:jc w:val="center"/>
        <w:rPr>
          <w:rFonts w:ascii="Times New Roman" w:hAnsi="Times New Roman"/>
          <w:b/>
          <w:sz w:val="44"/>
          <w:szCs w:val="44"/>
        </w:rPr>
      </w:pPr>
    </w:p>
    <w:p w14:paraId="21F537E0" w14:textId="77777777" w:rsidR="00E427C5" w:rsidRDefault="00E427C5" w:rsidP="00E427C5">
      <w:pPr>
        <w:spacing w:line="460" w:lineRule="exact"/>
        <w:rPr>
          <w:rFonts w:ascii="Times New Roman" w:hAnsi="Times New Roman"/>
          <w:b/>
          <w:sz w:val="44"/>
          <w:szCs w:val="44"/>
        </w:rPr>
      </w:pPr>
    </w:p>
    <w:p w14:paraId="576D3DD4" w14:textId="77777777" w:rsidR="00E427C5" w:rsidRDefault="00E427C5" w:rsidP="00E427C5">
      <w:pPr>
        <w:spacing w:line="460" w:lineRule="exact"/>
        <w:jc w:val="center"/>
        <w:rPr>
          <w:rFonts w:ascii="Times New Roman" w:hAnsi="Times New Roman"/>
          <w:b/>
          <w:sz w:val="44"/>
          <w:szCs w:val="44"/>
        </w:rPr>
      </w:pPr>
      <w:r>
        <w:rPr>
          <w:rFonts w:ascii="Times New Roman" w:hAnsi="Times New Roman" w:hint="eastAsia"/>
          <w:b/>
          <w:sz w:val="44"/>
          <w:szCs w:val="44"/>
        </w:rPr>
        <w:t>郑</w:t>
      </w:r>
      <w:r>
        <w:rPr>
          <w:rFonts w:ascii="Times New Roman" w:hAnsi="Times New Roman"/>
          <w:b/>
          <w:sz w:val="44"/>
          <w:szCs w:val="44"/>
        </w:rPr>
        <w:t xml:space="preserve"> </w:t>
      </w:r>
      <w:r>
        <w:rPr>
          <w:rFonts w:ascii="Times New Roman" w:hAnsi="Times New Roman" w:hint="eastAsia"/>
          <w:b/>
          <w:sz w:val="44"/>
          <w:szCs w:val="44"/>
        </w:rPr>
        <w:t>重</w:t>
      </w:r>
      <w:r>
        <w:rPr>
          <w:rFonts w:ascii="Times New Roman" w:hAnsi="Times New Roman"/>
          <w:b/>
          <w:sz w:val="44"/>
          <w:szCs w:val="44"/>
        </w:rPr>
        <w:t xml:space="preserve"> </w:t>
      </w:r>
      <w:r>
        <w:rPr>
          <w:rFonts w:ascii="Times New Roman" w:hAnsi="Times New Roman" w:hint="eastAsia"/>
          <w:b/>
          <w:sz w:val="44"/>
          <w:szCs w:val="44"/>
        </w:rPr>
        <w:t>声</w:t>
      </w:r>
      <w:r>
        <w:rPr>
          <w:rFonts w:ascii="Times New Roman" w:hAnsi="Times New Roman"/>
          <w:b/>
          <w:sz w:val="44"/>
          <w:szCs w:val="44"/>
        </w:rPr>
        <w:t xml:space="preserve"> </w:t>
      </w:r>
      <w:r>
        <w:rPr>
          <w:rFonts w:ascii="Times New Roman" w:hAnsi="Times New Roman" w:hint="eastAsia"/>
          <w:b/>
          <w:sz w:val="44"/>
          <w:szCs w:val="44"/>
        </w:rPr>
        <w:t>明</w:t>
      </w:r>
    </w:p>
    <w:p w14:paraId="66F875FD" w14:textId="77777777" w:rsidR="00E427C5" w:rsidRDefault="00E427C5" w:rsidP="00E427C5">
      <w:pPr>
        <w:spacing w:line="460" w:lineRule="exact"/>
        <w:jc w:val="left"/>
        <w:rPr>
          <w:rFonts w:ascii="Times New Roman" w:hAnsi="Times New Roman"/>
          <w:sz w:val="24"/>
          <w:szCs w:val="24"/>
        </w:rPr>
      </w:pPr>
    </w:p>
    <w:p w14:paraId="64D35562" w14:textId="77777777" w:rsidR="00E427C5" w:rsidRDefault="00E427C5" w:rsidP="00E427C5">
      <w:pPr>
        <w:spacing w:line="460" w:lineRule="exact"/>
        <w:ind w:firstLineChars="200" w:firstLine="560"/>
        <w:jc w:val="left"/>
        <w:rPr>
          <w:rFonts w:ascii="Times New Roman" w:hAnsi="Times New Roman"/>
          <w:sz w:val="28"/>
          <w:szCs w:val="28"/>
        </w:rPr>
      </w:pPr>
      <w:r>
        <w:rPr>
          <w:rFonts w:ascii="Times New Roman" w:hAnsi="Times New Roman"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14:paraId="25C71B5A" w14:textId="77777777" w:rsidR="00E427C5" w:rsidRDefault="00E427C5" w:rsidP="00E427C5">
      <w:pPr>
        <w:spacing w:line="460" w:lineRule="exact"/>
        <w:jc w:val="left"/>
        <w:rPr>
          <w:rFonts w:ascii="Times New Roman" w:hAnsi="Times New Roman"/>
          <w:sz w:val="28"/>
          <w:szCs w:val="28"/>
        </w:rPr>
      </w:pPr>
    </w:p>
    <w:p w14:paraId="6271205D" w14:textId="77777777" w:rsidR="00E427C5" w:rsidRDefault="00E427C5" w:rsidP="00E427C5">
      <w:pPr>
        <w:spacing w:line="460" w:lineRule="exact"/>
        <w:jc w:val="left"/>
        <w:rPr>
          <w:rFonts w:ascii="Times New Roman" w:hAnsi="Times New Roman"/>
          <w:sz w:val="28"/>
          <w:szCs w:val="28"/>
        </w:rPr>
      </w:pPr>
    </w:p>
    <w:p w14:paraId="28F3735E" w14:textId="77777777" w:rsidR="00E427C5" w:rsidRDefault="00E427C5" w:rsidP="00E427C5">
      <w:pPr>
        <w:spacing w:line="460" w:lineRule="exact"/>
        <w:jc w:val="left"/>
        <w:rPr>
          <w:rFonts w:ascii="Times New Roman" w:hAnsi="Times New Roman"/>
          <w:sz w:val="28"/>
          <w:szCs w:val="28"/>
        </w:rPr>
      </w:pPr>
    </w:p>
    <w:p w14:paraId="1E9D9FFD" w14:textId="77777777" w:rsidR="00E427C5" w:rsidRDefault="00E427C5" w:rsidP="00E427C5">
      <w:pPr>
        <w:spacing w:line="460" w:lineRule="exact"/>
        <w:jc w:val="left"/>
        <w:rPr>
          <w:rFonts w:ascii="Times New Roman" w:hAnsi="Times New Roman"/>
          <w:sz w:val="28"/>
          <w:szCs w:val="28"/>
        </w:rPr>
      </w:pPr>
    </w:p>
    <w:p w14:paraId="200F614A" w14:textId="77777777" w:rsidR="00E427C5" w:rsidRDefault="00E427C5" w:rsidP="00E427C5">
      <w:pPr>
        <w:spacing w:line="460" w:lineRule="exact"/>
        <w:jc w:val="left"/>
        <w:rPr>
          <w:rFonts w:ascii="Times New Roman" w:hAnsi="Times New Roman"/>
          <w:sz w:val="28"/>
          <w:szCs w:val="28"/>
        </w:rPr>
      </w:pPr>
    </w:p>
    <w:p w14:paraId="09140617" w14:textId="77777777" w:rsidR="00E427C5" w:rsidRDefault="00E427C5" w:rsidP="00E427C5">
      <w:pPr>
        <w:spacing w:line="460" w:lineRule="exact"/>
        <w:jc w:val="left"/>
        <w:rPr>
          <w:rFonts w:ascii="Times New Roman" w:hAnsi="Times New Roman"/>
          <w:sz w:val="28"/>
          <w:szCs w:val="28"/>
        </w:rPr>
      </w:pPr>
      <w:r>
        <w:rPr>
          <w:rFonts w:ascii="Times New Roman" w:hAnsi="Times New Roman" w:hint="eastAsia"/>
          <w:sz w:val="28"/>
          <w:szCs w:val="28"/>
        </w:rPr>
        <w:t>本人签名：</w:t>
      </w:r>
      <w:r>
        <w:rPr>
          <w:rFonts w:ascii="Times New Roman" w:hAnsi="Times New Roman"/>
          <w:sz w:val="28"/>
          <w:szCs w:val="28"/>
          <w:u w:val="single"/>
        </w:rPr>
        <w:t xml:space="preserve">              </w:t>
      </w:r>
      <w:r>
        <w:rPr>
          <w:rFonts w:ascii="Times New Roman" w:hAnsi="Times New Roman"/>
          <w:sz w:val="28"/>
          <w:szCs w:val="28"/>
        </w:rPr>
        <w:t xml:space="preserve">       </w:t>
      </w:r>
      <w:r>
        <w:rPr>
          <w:rFonts w:ascii="Times New Roman" w:hAnsi="Times New Roman" w:hint="eastAsia"/>
          <w:sz w:val="28"/>
          <w:szCs w:val="28"/>
        </w:rPr>
        <w:t>日期：</w:t>
      </w:r>
      <w:r>
        <w:rPr>
          <w:rFonts w:ascii="Times New Roman" w:hAnsi="Times New Roman"/>
          <w:sz w:val="28"/>
          <w:szCs w:val="28"/>
          <w:u w:val="single"/>
        </w:rPr>
        <w:t xml:space="preserve">               </w:t>
      </w:r>
    </w:p>
    <w:p w14:paraId="603A484A" w14:textId="77777777" w:rsidR="00E427C5" w:rsidRDefault="00E427C5" w:rsidP="00E427C5">
      <w:pPr>
        <w:spacing w:line="460" w:lineRule="exact"/>
        <w:rPr>
          <w:rFonts w:ascii="Times New Roman" w:hAnsi="Times New Roman"/>
          <w:szCs w:val="24"/>
        </w:rPr>
      </w:pPr>
    </w:p>
    <w:p w14:paraId="36F437F8" w14:textId="77777777" w:rsidR="00E427C5" w:rsidRDefault="00E427C5" w:rsidP="00E427C5">
      <w:pPr>
        <w:spacing w:line="460" w:lineRule="exact"/>
        <w:rPr>
          <w:rFonts w:ascii="Times New Roman" w:hAnsi="Times New Roman"/>
          <w:szCs w:val="24"/>
        </w:rPr>
      </w:pPr>
    </w:p>
    <w:p w14:paraId="5213ECF3" w14:textId="77777777" w:rsidR="00E427C5" w:rsidRDefault="00E427C5" w:rsidP="00E427C5">
      <w:pPr>
        <w:spacing w:line="460" w:lineRule="exact"/>
        <w:rPr>
          <w:rFonts w:ascii="Times New Roman" w:hAnsi="Times New Roman"/>
          <w:szCs w:val="24"/>
        </w:rPr>
      </w:pPr>
    </w:p>
    <w:p w14:paraId="61760788" w14:textId="77777777" w:rsidR="00E427C5" w:rsidRDefault="00E427C5" w:rsidP="00E427C5">
      <w:pPr>
        <w:spacing w:line="460" w:lineRule="exact"/>
        <w:rPr>
          <w:rFonts w:ascii="Times New Roman" w:hAnsi="Times New Roman"/>
          <w:szCs w:val="24"/>
        </w:rPr>
      </w:pPr>
    </w:p>
    <w:p w14:paraId="080BE3C5" w14:textId="77777777" w:rsidR="00E427C5" w:rsidRDefault="00E427C5" w:rsidP="00E427C5">
      <w:pPr>
        <w:spacing w:line="460" w:lineRule="exact"/>
        <w:rPr>
          <w:rFonts w:ascii="Times New Roman" w:hAnsi="Times New Roman"/>
          <w:szCs w:val="24"/>
        </w:rPr>
      </w:pPr>
    </w:p>
    <w:p w14:paraId="4B2DBD9B" w14:textId="77777777" w:rsidR="00E427C5" w:rsidRDefault="00E427C5" w:rsidP="00E427C5">
      <w:pPr>
        <w:spacing w:line="460" w:lineRule="exact"/>
        <w:rPr>
          <w:rFonts w:ascii="Times New Roman" w:hAnsi="Times New Roman"/>
          <w:szCs w:val="24"/>
        </w:rPr>
      </w:pPr>
    </w:p>
    <w:p w14:paraId="34CFB043" w14:textId="77777777" w:rsidR="00E427C5" w:rsidRDefault="00E427C5" w:rsidP="00E427C5">
      <w:pPr>
        <w:spacing w:line="460" w:lineRule="exact"/>
        <w:rPr>
          <w:rFonts w:ascii="Times New Roman" w:hAnsi="Times New Roman"/>
          <w:szCs w:val="24"/>
        </w:rPr>
      </w:pPr>
    </w:p>
    <w:p w14:paraId="1EA9C2B9" w14:textId="77777777" w:rsidR="00E427C5" w:rsidRDefault="00E427C5" w:rsidP="00E427C5">
      <w:pPr>
        <w:spacing w:line="460" w:lineRule="exact"/>
        <w:rPr>
          <w:rFonts w:ascii="Times New Roman" w:hAnsi="Times New Roman"/>
          <w:szCs w:val="24"/>
        </w:rPr>
      </w:pPr>
    </w:p>
    <w:p w14:paraId="719FF883" w14:textId="77777777" w:rsidR="00E427C5" w:rsidRDefault="00E427C5" w:rsidP="00E427C5">
      <w:pPr>
        <w:spacing w:line="460" w:lineRule="exact"/>
        <w:rPr>
          <w:rFonts w:ascii="Times New Roman" w:hAnsi="Times New Roman"/>
          <w:szCs w:val="24"/>
        </w:rPr>
      </w:pPr>
    </w:p>
    <w:p w14:paraId="210DBA78" w14:textId="77777777" w:rsidR="00E427C5" w:rsidRDefault="00E427C5" w:rsidP="00E427C5">
      <w:pPr>
        <w:spacing w:line="460" w:lineRule="exact"/>
        <w:rPr>
          <w:rFonts w:ascii="Times New Roman" w:hAnsi="Times New Roman"/>
          <w:szCs w:val="24"/>
        </w:rPr>
      </w:pPr>
    </w:p>
    <w:p w14:paraId="26B75142" w14:textId="77777777" w:rsidR="00E427C5" w:rsidRDefault="00E427C5" w:rsidP="00E427C5">
      <w:pPr>
        <w:spacing w:line="460" w:lineRule="exact"/>
        <w:rPr>
          <w:rFonts w:ascii="Times New Roman" w:hAnsi="Times New Roman"/>
          <w:szCs w:val="24"/>
        </w:rPr>
        <w:sectPr w:rsidR="00E427C5">
          <w:pgSz w:w="11906" w:h="16838"/>
          <w:pgMar w:top="1418" w:right="1701" w:bottom="1418" w:left="1701" w:header="851" w:footer="992" w:gutter="0"/>
          <w:pgNumType w:fmt="numberInDash"/>
          <w:cols w:space="425"/>
          <w:docGrid w:type="lines" w:linePitch="312"/>
        </w:sectPr>
      </w:pPr>
    </w:p>
    <w:p w14:paraId="04D13CC1" w14:textId="77777777" w:rsidR="00E427C5" w:rsidRDefault="00E427C5" w:rsidP="00E427C5">
      <w:pPr>
        <w:spacing w:line="460" w:lineRule="exact"/>
        <w:rPr>
          <w:rFonts w:ascii="Times New Roman" w:hAnsi="Times New Roman"/>
          <w:szCs w:val="24"/>
        </w:rPr>
      </w:pPr>
    </w:p>
    <w:p w14:paraId="089D5DF6" w14:textId="182A4CE2" w:rsidR="002879CB" w:rsidRDefault="00E427C5" w:rsidP="002879CB">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摘</w:t>
      </w:r>
      <w:r>
        <w:rPr>
          <w:rFonts w:ascii="Times New Roman" w:eastAsia="黑体" w:hAnsi="Times New Roman"/>
          <w:sz w:val="36"/>
          <w:szCs w:val="36"/>
        </w:rPr>
        <w:t xml:space="preserve">  </w:t>
      </w:r>
      <w:r>
        <w:rPr>
          <w:rFonts w:ascii="Times New Roman" w:eastAsia="黑体" w:hAnsi="Times New Roman" w:hint="eastAsia"/>
          <w:sz w:val="36"/>
          <w:szCs w:val="36"/>
        </w:rPr>
        <w:t>要</w:t>
      </w:r>
    </w:p>
    <w:p w14:paraId="4DFC0062" w14:textId="318B586E" w:rsidR="002879CB" w:rsidRDefault="002879CB" w:rsidP="00E427C5">
      <w:pPr>
        <w:spacing w:line="360" w:lineRule="auto"/>
        <w:rPr>
          <w:rFonts w:ascii="Times New Roman" w:hAnsi="Times New Roman"/>
          <w:szCs w:val="24"/>
        </w:rPr>
      </w:pPr>
    </w:p>
    <w:p w14:paraId="43C22A60" w14:textId="6C241C84" w:rsidR="00D25EFF" w:rsidRDefault="00A55CF8" w:rsidP="002879CB">
      <w:pPr>
        <w:spacing w:line="360" w:lineRule="auto"/>
        <w:ind w:firstLine="420"/>
        <w:rPr>
          <w:rFonts w:ascii="Times New Roman" w:hAnsi="Times New Roman"/>
          <w:sz w:val="24"/>
          <w:szCs w:val="24"/>
        </w:rPr>
      </w:pPr>
      <w:r w:rsidRPr="00A55CF8">
        <w:rPr>
          <w:rFonts w:ascii="Times New Roman" w:hAnsi="Times New Roman" w:hint="eastAsia"/>
          <w:sz w:val="24"/>
          <w:szCs w:val="24"/>
        </w:rPr>
        <w:t>随着知识经济时代的到来，知识在为个人、企业和国家发展中所占的比重也越来越大。在互联网中，难免会产生许多繁琐冗余的知识碎片，让人感觉晕眩和焦虑，对缺乏对知识的筛选则是产生该现象的原因之一，人们缺乏一个帮助自己整理某领域实用的知识或经验的工具。另外，现阶段互联网商业发展着重于提升用户的互联网体验，</w:t>
      </w:r>
      <w:r w:rsidRPr="00A55CF8">
        <w:rPr>
          <w:rFonts w:ascii="Times New Roman" w:hAnsi="Times New Roman" w:hint="eastAsia"/>
          <w:sz w:val="24"/>
          <w:szCs w:val="24"/>
        </w:rPr>
        <w:t>Web</w:t>
      </w:r>
      <w:r w:rsidRPr="00A55CF8">
        <w:rPr>
          <w:rFonts w:ascii="Times New Roman" w:hAnsi="Times New Roman" w:hint="eastAsia"/>
          <w:sz w:val="24"/>
          <w:szCs w:val="24"/>
        </w:rPr>
        <w:t>技术的发展产生了一大批前端开发者，因此需要一个平台记录、分享学习或工作中的知识，社区应运而生。然而，国内外的许多社区体系却相当臃肿，充斥着许多不相关的因素。用户对功能和效率的追求经济逐渐发展提高，为用户创建一个简单高效的社区意义重大。</w:t>
      </w:r>
    </w:p>
    <w:p w14:paraId="5873245D" w14:textId="3E0258D1" w:rsidR="00E427C5" w:rsidRDefault="00D25EFF" w:rsidP="002879CB">
      <w:pPr>
        <w:spacing w:line="360" w:lineRule="auto"/>
        <w:ind w:firstLine="420"/>
        <w:rPr>
          <w:rFonts w:ascii="Times New Roman" w:eastAsia="楷体_GB2312" w:hAnsi="Times New Roman"/>
          <w:szCs w:val="24"/>
        </w:rPr>
      </w:pPr>
      <w:r>
        <w:rPr>
          <w:rFonts w:ascii="Times New Roman" w:hAnsi="Times New Roman" w:hint="eastAsia"/>
          <w:sz w:val="24"/>
          <w:szCs w:val="24"/>
        </w:rPr>
        <w:t>本文结合实际应用，设计并实现了一个</w:t>
      </w:r>
      <w:r w:rsidRPr="00D25EFF">
        <w:rPr>
          <w:rFonts w:ascii="Times New Roman" w:hAnsi="Times New Roman" w:hint="eastAsia"/>
          <w:sz w:val="24"/>
          <w:szCs w:val="24"/>
        </w:rPr>
        <w:t>基于</w:t>
      </w:r>
      <w:r>
        <w:rPr>
          <w:rFonts w:ascii="Times New Roman" w:hAnsi="Times New Roman" w:hint="eastAsia"/>
          <w:sz w:val="24"/>
          <w:szCs w:val="24"/>
        </w:rPr>
        <w:t>V</w:t>
      </w:r>
      <w:r w:rsidRPr="00D25EFF">
        <w:rPr>
          <w:rFonts w:ascii="Times New Roman" w:hAnsi="Times New Roman" w:hint="eastAsia"/>
          <w:sz w:val="24"/>
          <w:szCs w:val="24"/>
        </w:rPr>
        <w:t>ue</w:t>
      </w:r>
      <w:r>
        <w:rPr>
          <w:rFonts w:ascii="Times New Roman" w:hAnsi="Times New Roman"/>
          <w:sz w:val="24"/>
          <w:szCs w:val="24"/>
        </w:rPr>
        <w:t>.</w:t>
      </w:r>
      <w:r>
        <w:rPr>
          <w:rFonts w:ascii="Times New Roman" w:hAnsi="Times New Roman" w:hint="eastAsia"/>
          <w:sz w:val="24"/>
          <w:szCs w:val="24"/>
        </w:rPr>
        <w:t>js</w:t>
      </w:r>
      <w:r w:rsidRPr="00D25EFF">
        <w:rPr>
          <w:rFonts w:ascii="Times New Roman" w:hAnsi="Times New Roman" w:hint="eastAsia"/>
          <w:sz w:val="24"/>
          <w:szCs w:val="24"/>
        </w:rPr>
        <w:t>和</w:t>
      </w:r>
      <w:r w:rsidRPr="00D25EFF">
        <w:rPr>
          <w:rFonts w:ascii="Times New Roman" w:hAnsi="Times New Roman" w:hint="eastAsia"/>
          <w:sz w:val="24"/>
          <w:szCs w:val="24"/>
        </w:rPr>
        <w:t>Node.js</w:t>
      </w:r>
      <w:r>
        <w:rPr>
          <w:rFonts w:ascii="Times New Roman" w:hAnsi="Times New Roman" w:hint="eastAsia"/>
          <w:sz w:val="24"/>
          <w:szCs w:val="24"/>
        </w:rPr>
        <w:t>的</w:t>
      </w:r>
      <w:r w:rsidRPr="00D25EFF">
        <w:rPr>
          <w:rFonts w:ascii="Times New Roman" w:hAnsi="Times New Roman" w:hint="eastAsia"/>
          <w:sz w:val="24"/>
          <w:szCs w:val="24"/>
        </w:rPr>
        <w:t>风格简约的社区系统。系统将在线代码编译器等开发工具以及网络论坛整合在一起，用户可以使用在线工具满足开发上的需求，也可以与他人分享开发中的心得，交流前沿技术。旨在为用户提供一个集咨询、交流、分享、操作为一体的在线平台。</w:t>
      </w:r>
    </w:p>
    <w:p w14:paraId="5446F946" w14:textId="77777777" w:rsidR="00E427C5" w:rsidRDefault="00E427C5" w:rsidP="00E427C5">
      <w:pPr>
        <w:spacing w:line="460" w:lineRule="exact"/>
        <w:ind w:firstLineChars="245" w:firstLine="590"/>
        <w:rPr>
          <w:rFonts w:ascii="Times New Roman" w:eastAsia="黑体" w:hAnsi="Times New Roman"/>
          <w:b/>
          <w:sz w:val="24"/>
          <w:szCs w:val="24"/>
        </w:rPr>
      </w:pPr>
    </w:p>
    <w:p w14:paraId="41D5C513" w14:textId="3372BA98" w:rsidR="00E427C5" w:rsidRDefault="00E427C5" w:rsidP="00E427C5">
      <w:pPr>
        <w:spacing w:line="460" w:lineRule="exact"/>
        <w:ind w:firstLineChars="245" w:firstLine="590"/>
        <w:rPr>
          <w:rFonts w:ascii="Times New Roman" w:hAnsi="Times New Roman"/>
          <w:sz w:val="24"/>
          <w:szCs w:val="24"/>
        </w:rPr>
      </w:pPr>
      <w:r>
        <w:rPr>
          <w:rFonts w:ascii="Times New Roman" w:eastAsia="黑体" w:hAnsi="Times New Roman" w:hint="eastAsia"/>
          <w:b/>
          <w:sz w:val="24"/>
          <w:szCs w:val="24"/>
        </w:rPr>
        <w:t>关键词：</w:t>
      </w:r>
      <w:r w:rsidR="00D25EFF">
        <w:rPr>
          <w:rFonts w:ascii="Times New Roman" w:hAnsi="Times New Roman" w:hint="eastAsia"/>
          <w:sz w:val="24"/>
          <w:szCs w:val="24"/>
        </w:rPr>
        <w:t>社区</w:t>
      </w:r>
      <w:r>
        <w:rPr>
          <w:rFonts w:ascii="Times New Roman" w:hAnsi="Times New Roman" w:hint="eastAsia"/>
          <w:sz w:val="24"/>
          <w:szCs w:val="24"/>
        </w:rPr>
        <w:t>；</w:t>
      </w:r>
      <w:r w:rsidR="00D25EFF">
        <w:rPr>
          <w:rFonts w:ascii="Times New Roman" w:hAnsi="Times New Roman" w:hint="eastAsia"/>
          <w:sz w:val="24"/>
          <w:szCs w:val="24"/>
        </w:rPr>
        <w:t>在线工具</w:t>
      </w:r>
      <w:r>
        <w:rPr>
          <w:rFonts w:ascii="Times New Roman" w:hAnsi="Times New Roman" w:hint="eastAsia"/>
          <w:sz w:val="24"/>
          <w:szCs w:val="24"/>
        </w:rPr>
        <w:t>；</w:t>
      </w:r>
      <w:r w:rsidR="00D25EFF">
        <w:rPr>
          <w:rFonts w:ascii="Times New Roman" w:hAnsi="Times New Roman" w:hint="eastAsia"/>
          <w:sz w:val="24"/>
          <w:szCs w:val="24"/>
        </w:rPr>
        <w:t>Node</w:t>
      </w:r>
      <w:r w:rsidR="00D25EFF">
        <w:rPr>
          <w:rFonts w:ascii="Times New Roman" w:hAnsi="Times New Roman"/>
          <w:sz w:val="24"/>
          <w:szCs w:val="24"/>
        </w:rPr>
        <w:t>.</w:t>
      </w:r>
      <w:r w:rsidR="00D25EFF">
        <w:rPr>
          <w:rFonts w:ascii="Times New Roman" w:hAnsi="Times New Roman" w:hint="eastAsia"/>
          <w:sz w:val="24"/>
          <w:szCs w:val="24"/>
        </w:rPr>
        <w:t>js</w:t>
      </w:r>
      <w:r w:rsidR="00D25EFF">
        <w:rPr>
          <w:rFonts w:ascii="Times New Roman" w:hAnsi="Times New Roman" w:hint="eastAsia"/>
          <w:sz w:val="24"/>
          <w:szCs w:val="24"/>
        </w:rPr>
        <w:t>；</w:t>
      </w:r>
      <w:r w:rsidR="00D25EFF">
        <w:rPr>
          <w:rFonts w:ascii="Times New Roman" w:hAnsi="Times New Roman" w:hint="eastAsia"/>
          <w:sz w:val="24"/>
          <w:szCs w:val="24"/>
        </w:rPr>
        <w:t>Vue</w:t>
      </w:r>
      <w:r w:rsidR="00D25EFF">
        <w:rPr>
          <w:rFonts w:ascii="Times New Roman" w:hAnsi="Times New Roman"/>
          <w:sz w:val="24"/>
          <w:szCs w:val="24"/>
        </w:rPr>
        <w:t>.</w:t>
      </w:r>
      <w:r w:rsidR="00D25EFF">
        <w:rPr>
          <w:rFonts w:ascii="Times New Roman" w:hAnsi="Times New Roman" w:hint="eastAsia"/>
          <w:sz w:val="24"/>
          <w:szCs w:val="24"/>
        </w:rPr>
        <w:t>js</w:t>
      </w:r>
    </w:p>
    <w:p w14:paraId="44942A8C" w14:textId="77777777" w:rsidR="00E427C5" w:rsidRDefault="00E427C5" w:rsidP="00E427C5">
      <w:pPr>
        <w:spacing w:line="460" w:lineRule="exact"/>
        <w:jc w:val="center"/>
        <w:rPr>
          <w:rFonts w:ascii="Times New Roman" w:hAnsi="Times New Roman"/>
          <w:szCs w:val="21"/>
        </w:rPr>
      </w:pPr>
    </w:p>
    <w:p w14:paraId="03310D7C" w14:textId="77777777" w:rsidR="00E427C5" w:rsidRDefault="00E427C5" w:rsidP="00E427C5">
      <w:pPr>
        <w:spacing w:line="460" w:lineRule="exact"/>
        <w:jc w:val="center"/>
        <w:rPr>
          <w:rFonts w:ascii="Times New Roman" w:hAnsi="Times New Roman"/>
          <w:szCs w:val="21"/>
        </w:rPr>
      </w:pPr>
    </w:p>
    <w:p w14:paraId="0BDF129C" w14:textId="77777777" w:rsidR="00E427C5" w:rsidRDefault="00E427C5" w:rsidP="00E427C5">
      <w:pPr>
        <w:spacing w:line="460" w:lineRule="exact"/>
        <w:jc w:val="center"/>
        <w:rPr>
          <w:rFonts w:ascii="Times New Roman" w:hAnsi="Times New Roman"/>
          <w:szCs w:val="21"/>
        </w:rPr>
      </w:pPr>
    </w:p>
    <w:p w14:paraId="07D9A5DF" w14:textId="77777777" w:rsidR="00E427C5" w:rsidRDefault="00E427C5" w:rsidP="00E427C5">
      <w:pPr>
        <w:spacing w:line="460" w:lineRule="exact"/>
        <w:jc w:val="center"/>
        <w:rPr>
          <w:rFonts w:ascii="Times New Roman" w:hAnsi="Times New Roman"/>
          <w:szCs w:val="21"/>
        </w:rPr>
      </w:pPr>
    </w:p>
    <w:p w14:paraId="43BD1326" w14:textId="77777777" w:rsidR="00E427C5" w:rsidRDefault="00E427C5" w:rsidP="00E427C5">
      <w:pPr>
        <w:spacing w:line="460" w:lineRule="exact"/>
        <w:jc w:val="center"/>
        <w:rPr>
          <w:rFonts w:ascii="Times New Roman" w:hAnsi="Times New Roman"/>
          <w:szCs w:val="21"/>
        </w:rPr>
      </w:pPr>
    </w:p>
    <w:p w14:paraId="47947DC3" w14:textId="77777777" w:rsidR="00E427C5" w:rsidRDefault="00E427C5" w:rsidP="00E427C5">
      <w:pPr>
        <w:spacing w:line="460" w:lineRule="exact"/>
        <w:jc w:val="center"/>
        <w:rPr>
          <w:rFonts w:ascii="Times New Roman" w:hAnsi="Times New Roman"/>
          <w:szCs w:val="21"/>
        </w:rPr>
      </w:pPr>
    </w:p>
    <w:p w14:paraId="26A97670" w14:textId="77777777" w:rsidR="00E427C5" w:rsidRDefault="00E427C5" w:rsidP="00E427C5">
      <w:pPr>
        <w:spacing w:line="460" w:lineRule="exact"/>
        <w:jc w:val="center"/>
        <w:rPr>
          <w:rFonts w:ascii="Times New Roman" w:hAnsi="Times New Roman"/>
          <w:szCs w:val="21"/>
        </w:rPr>
      </w:pPr>
    </w:p>
    <w:p w14:paraId="4E315CEF" w14:textId="77777777" w:rsidR="00E427C5" w:rsidRDefault="00E427C5" w:rsidP="00E427C5">
      <w:pPr>
        <w:spacing w:line="460" w:lineRule="exact"/>
        <w:jc w:val="center"/>
        <w:rPr>
          <w:rFonts w:ascii="Times New Roman" w:hAnsi="Times New Roman"/>
          <w:szCs w:val="21"/>
        </w:rPr>
      </w:pPr>
    </w:p>
    <w:p w14:paraId="56C72A25" w14:textId="77777777" w:rsidR="00E427C5" w:rsidRDefault="00E427C5" w:rsidP="00E427C5">
      <w:pPr>
        <w:spacing w:line="460" w:lineRule="exact"/>
        <w:jc w:val="center"/>
        <w:rPr>
          <w:rFonts w:ascii="Times New Roman" w:hAnsi="Times New Roman"/>
          <w:szCs w:val="21"/>
        </w:rPr>
      </w:pPr>
    </w:p>
    <w:p w14:paraId="31A8A7CE" w14:textId="77777777" w:rsidR="00E427C5" w:rsidRDefault="00E427C5" w:rsidP="00E427C5">
      <w:pPr>
        <w:spacing w:line="460" w:lineRule="exact"/>
        <w:jc w:val="center"/>
        <w:rPr>
          <w:rFonts w:ascii="Times New Roman" w:hAnsi="Times New Roman"/>
          <w:szCs w:val="21"/>
        </w:rPr>
      </w:pPr>
    </w:p>
    <w:p w14:paraId="2E3A65ED" w14:textId="77777777" w:rsidR="00E427C5" w:rsidRDefault="00E427C5" w:rsidP="00E427C5">
      <w:pPr>
        <w:spacing w:line="460" w:lineRule="exact"/>
        <w:jc w:val="center"/>
        <w:rPr>
          <w:rFonts w:ascii="Times New Roman" w:hAnsi="Times New Roman"/>
          <w:szCs w:val="21"/>
        </w:rPr>
      </w:pPr>
    </w:p>
    <w:p w14:paraId="1164F1A5" w14:textId="77777777" w:rsidR="00E427C5" w:rsidRDefault="00E427C5" w:rsidP="00E427C5">
      <w:pPr>
        <w:spacing w:line="460" w:lineRule="exact"/>
        <w:jc w:val="center"/>
        <w:rPr>
          <w:rFonts w:ascii="Times New Roman" w:hAnsi="Times New Roman"/>
          <w:szCs w:val="21"/>
        </w:rPr>
      </w:pPr>
    </w:p>
    <w:p w14:paraId="6896F16C" w14:textId="77777777" w:rsidR="00E427C5" w:rsidRDefault="00E427C5" w:rsidP="00E427C5">
      <w:pPr>
        <w:spacing w:line="460" w:lineRule="exact"/>
        <w:jc w:val="center"/>
        <w:rPr>
          <w:rFonts w:ascii="Times New Roman" w:hAnsi="Times New Roman"/>
          <w:szCs w:val="21"/>
        </w:rPr>
      </w:pPr>
    </w:p>
    <w:p w14:paraId="27138702" w14:textId="77777777" w:rsidR="00E427C5" w:rsidRDefault="00E427C5" w:rsidP="00E427C5">
      <w:pPr>
        <w:spacing w:line="460" w:lineRule="exact"/>
        <w:jc w:val="left"/>
        <w:rPr>
          <w:rFonts w:ascii="Times New Roman" w:hAnsi="Times New Roman"/>
          <w:sz w:val="24"/>
          <w:szCs w:val="24"/>
        </w:rPr>
      </w:pPr>
      <w:bookmarkStart w:id="5" w:name="_Toc265046812"/>
    </w:p>
    <w:p w14:paraId="31D2EFC7" w14:textId="77777777" w:rsidR="00E427C5" w:rsidRDefault="00E427C5" w:rsidP="00E427C5">
      <w:pPr>
        <w:spacing w:line="460" w:lineRule="exact"/>
        <w:jc w:val="center"/>
        <w:rPr>
          <w:rFonts w:ascii="Times New Roman" w:hAnsi="Times New Roman"/>
          <w:b/>
          <w:bCs/>
          <w:kern w:val="44"/>
          <w:sz w:val="36"/>
          <w:szCs w:val="36"/>
        </w:rPr>
      </w:pPr>
      <w:r>
        <w:rPr>
          <w:rFonts w:ascii="Times New Roman" w:hAnsi="Times New Roman"/>
          <w:b/>
          <w:bCs/>
          <w:kern w:val="44"/>
          <w:sz w:val="36"/>
          <w:szCs w:val="36"/>
        </w:rPr>
        <w:t>ABSTRACT</w:t>
      </w:r>
      <w:bookmarkEnd w:id="5"/>
    </w:p>
    <w:p w14:paraId="78565697" w14:textId="77777777" w:rsidR="00E427C5" w:rsidRDefault="00E427C5" w:rsidP="00E427C5">
      <w:pPr>
        <w:spacing w:line="460" w:lineRule="exact"/>
        <w:rPr>
          <w:rFonts w:ascii="Times New Roman" w:hAnsi="Times New Roman"/>
          <w:szCs w:val="21"/>
        </w:rPr>
      </w:pPr>
    </w:p>
    <w:p w14:paraId="2344DCAA" w14:textId="5E5CF13E" w:rsidR="00E427C5" w:rsidRDefault="00D25EFF" w:rsidP="00E427C5">
      <w:pPr>
        <w:spacing w:line="360" w:lineRule="auto"/>
        <w:ind w:firstLineChars="200" w:firstLine="480"/>
        <w:rPr>
          <w:rFonts w:ascii="Times New Roman" w:hAnsi="Times New Roman"/>
          <w:sz w:val="24"/>
          <w:szCs w:val="24"/>
        </w:rPr>
      </w:pPr>
      <w:r w:rsidRPr="00D25EFF">
        <w:rPr>
          <w:rFonts w:ascii="Times New Roman" w:hAnsi="Times New Roman"/>
          <w:sz w:val="24"/>
          <w:szCs w:val="24"/>
        </w:rPr>
        <w:t>With the advent of the era of knowledge-based economy, knowledge plays an increasingly important role in the development of individuals, enterprises and countries. On the Internet, it is inevitable to produce a lot of cumbersome and redundant knowledge fragments, which makes people feel dizzy and anxious. One of the reasons for this phenomenon is the lack of knowledge screening. People lack a tool to help them organize practical knowledge or experience in a certain field. In addition, the development of Internet business at the present stage focuses on improving users' Internet experience. The development of Web technology has produced a large number of front-end developers, so a platform is needed to record and share knowledge in study or work, and community arises as The Times require. However, many community systems at home and abroad are rather bloated and full of many unrelated factors. As users' pursuit of function and efficiency grows economically, it is of great significance to create a simple and efficient community for users</w:t>
      </w:r>
      <w:r>
        <w:rPr>
          <w:rFonts w:ascii="Times New Roman" w:hAnsi="Times New Roman" w:hint="eastAsia"/>
          <w:sz w:val="24"/>
          <w:szCs w:val="24"/>
        </w:rPr>
        <w:t>.</w:t>
      </w:r>
    </w:p>
    <w:p w14:paraId="2E9FBE40" w14:textId="1C5E6803" w:rsidR="00D25EFF" w:rsidRDefault="00D25EFF" w:rsidP="00E427C5">
      <w:pPr>
        <w:spacing w:line="360" w:lineRule="auto"/>
        <w:ind w:firstLineChars="200" w:firstLine="480"/>
        <w:rPr>
          <w:rFonts w:ascii="Times New Roman" w:hAnsi="Times New Roman"/>
          <w:sz w:val="24"/>
          <w:szCs w:val="24"/>
        </w:rPr>
      </w:pPr>
      <w:r w:rsidRPr="00D25EFF">
        <w:rPr>
          <w:rFonts w:ascii="Times New Roman" w:hAnsi="Times New Roman"/>
          <w:sz w:val="24"/>
          <w:szCs w:val="24"/>
        </w:rPr>
        <w:t>In this paper, a simple community system based on Vue.js and Node.js is designed and implemented based on practical application. The system integrates the development tools such as the online code compiler and the network forum, so that users can use the online tools to meet the needs of development, and also share the experience of development with others and exchange cutting-edge technologies. It aims to provide users with an online platform that integrates consultation, communication, sharing and operation.</w:t>
      </w:r>
    </w:p>
    <w:p w14:paraId="4DFC6605" w14:textId="77777777" w:rsidR="00E427C5" w:rsidRPr="00D25EFF" w:rsidRDefault="00E427C5" w:rsidP="00E427C5">
      <w:pPr>
        <w:spacing w:line="460" w:lineRule="exact"/>
        <w:rPr>
          <w:rFonts w:ascii="Times New Roman" w:hAnsi="Times New Roman"/>
          <w:sz w:val="24"/>
          <w:szCs w:val="24"/>
        </w:rPr>
      </w:pPr>
    </w:p>
    <w:p w14:paraId="66E2B24B" w14:textId="1B04B4E5" w:rsidR="00E427C5" w:rsidRDefault="00E427C5" w:rsidP="00E427C5">
      <w:pPr>
        <w:spacing w:line="360" w:lineRule="auto"/>
        <w:ind w:firstLineChars="200" w:firstLine="482"/>
        <w:rPr>
          <w:rFonts w:ascii="Times New Roman" w:hAnsi="Times New Roman"/>
          <w:szCs w:val="21"/>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hint="eastAsia"/>
          <w:sz w:val="24"/>
          <w:szCs w:val="24"/>
        </w:rPr>
        <w:t xml:space="preserve"> </w:t>
      </w:r>
      <w:r w:rsidR="00D25EFF">
        <w:rPr>
          <w:rFonts w:ascii="Times New Roman" w:hAnsi="Times New Roman" w:hint="eastAsia"/>
          <w:sz w:val="24"/>
          <w:szCs w:val="24"/>
        </w:rPr>
        <w:t>community</w:t>
      </w:r>
      <w:r>
        <w:rPr>
          <w:rFonts w:ascii="Times New Roman" w:hAnsi="Times New Roman" w:hint="eastAsia"/>
          <w:sz w:val="24"/>
          <w:szCs w:val="24"/>
        </w:rPr>
        <w:t xml:space="preserve">; </w:t>
      </w:r>
      <w:r w:rsidR="00D25EFF">
        <w:rPr>
          <w:rFonts w:ascii="Times New Roman" w:hAnsi="Times New Roman" w:hint="eastAsia"/>
          <w:sz w:val="24"/>
          <w:szCs w:val="24"/>
        </w:rPr>
        <w:t>o</w:t>
      </w:r>
      <w:r w:rsidR="00D25EFF" w:rsidRPr="00D25EFF">
        <w:rPr>
          <w:rFonts w:ascii="Times New Roman" w:hAnsi="Times New Roman"/>
          <w:sz w:val="24"/>
          <w:szCs w:val="24"/>
        </w:rPr>
        <w:t>nline tools</w:t>
      </w:r>
      <w:r>
        <w:rPr>
          <w:rFonts w:ascii="Times New Roman" w:hAnsi="Times New Roman" w:hint="eastAsia"/>
          <w:sz w:val="24"/>
          <w:szCs w:val="24"/>
        </w:rPr>
        <w:t xml:space="preserve">; </w:t>
      </w:r>
      <w:r w:rsidR="00D25EFF">
        <w:rPr>
          <w:rFonts w:ascii="Times New Roman" w:hAnsi="Times New Roman"/>
          <w:sz w:val="24"/>
          <w:szCs w:val="24"/>
        </w:rPr>
        <w:t>Node.js</w:t>
      </w:r>
      <w:r>
        <w:rPr>
          <w:rFonts w:ascii="Times New Roman" w:hAnsi="Times New Roman"/>
          <w:sz w:val="24"/>
          <w:szCs w:val="24"/>
        </w:rPr>
        <w:t xml:space="preserve">; </w:t>
      </w:r>
      <w:r w:rsidR="00D25EFF">
        <w:rPr>
          <w:rFonts w:ascii="Times New Roman" w:hAnsi="Times New Roman"/>
          <w:sz w:val="24"/>
          <w:szCs w:val="24"/>
        </w:rPr>
        <w:t>Vue.js</w:t>
      </w:r>
    </w:p>
    <w:p w14:paraId="21DED757" w14:textId="77777777" w:rsidR="00E427C5" w:rsidRDefault="00E427C5" w:rsidP="00E427C5">
      <w:pPr>
        <w:spacing w:line="360" w:lineRule="auto"/>
        <w:rPr>
          <w:rFonts w:ascii="Times New Roman" w:hAnsi="Times New Roman"/>
          <w:sz w:val="24"/>
          <w:szCs w:val="24"/>
        </w:rPr>
      </w:pPr>
    </w:p>
    <w:p w14:paraId="7CF7F440" w14:textId="77777777" w:rsidR="00E427C5" w:rsidRDefault="00E427C5" w:rsidP="00E427C5">
      <w:pPr>
        <w:spacing w:line="460" w:lineRule="exact"/>
        <w:jc w:val="center"/>
        <w:rPr>
          <w:rFonts w:ascii="Times New Roman" w:hAnsi="Times New Roman"/>
          <w:szCs w:val="21"/>
        </w:rPr>
      </w:pPr>
    </w:p>
    <w:p w14:paraId="4F623EAC" w14:textId="77777777" w:rsidR="00E427C5" w:rsidRDefault="00E427C5" w:rsidP="00E427C5">
      <w:pPr>
        <w:spacing w:line="460" w:lineRule="exact"/>
        <w:jc w:val="center"/>
        <w:rPr>
          <w:rFonts w:ascii="Times New Roman" w:hAnsi="Times New Roman"/>
          <w:szCs w:val="21"/>
        </w:rPr>
      </w:pPr>
    </w:p>
    <w:p w14:paraId="070B3D68" w14:textId="77777777" w:rsidR="00E427C5" w:rsidRDefault="00E427C5" w:rsidP="00E427C5">
      <w:pPr>
        <w:tabs>
          <w:tab w:val="left" w:pos="2180"/>
        </w:tabs>
        <w:jc w:val="center"/>
        <w:rPr>
          <w:rFonts w:ascii="Times New Roman" w:hAnsi="Times New Roman"/>
          <w:szCs w:val="24"/>
        </w:rPr>
      </w:pPr>
    </w:p>
    <w:p w14:paraId="7F38B189" w14:textId="77777777" w:rsidR="00E427C5" w:rsidRDefault="00E427C5" w:rsidP="00D25EFF">
      <w:pPr>
        <w:tabs>
          <w:tab w:val="left" w:pos="2180"/>
        </w:tabs>
        <w:rPr>
          <w:rFonts w:ascii="Times New Roman" w:hAnsi="Times New Roman"/>
          <w:szCs w:val="24"/>
        </w:rPr>
        <w:sectPr w:rsidR="00E427C5">
          <w:footerReference w:type="default" r:id="rId11"/>
          <w:pgSz w:w="11906" w:h="16838"/>
          <w:pgMar w:top="1418" w:right="1701" w:bottom="1418" w:left="1701" w:header="851" w:footer="992" w:gutter="0"/>
          <w:pgNumType w:fmt="upperRoman" w:start="1"/>
          <w:cols w:space="425"/>
          <w:docGrid w:type="lines" w:linePitch="312"/>
        </w:sectPr>
      </w:pPr>
    </w:p>
    <w:p w14:paraId="3A9D889B" w14:textId="06202C4C" w:rsidR="00E427C5" w:rsidRDefault="00E427C5" w:rsidP="00E427C5">
      <w:pPr>
        <w:spacing w:line="460" w:lineRule="exact"/>
        <w:jc w:val="center"/>
        <w:rPr>
          <w:rFonts w:ascii="Times New Roman" w:eastAsia="黑体" w:hAnsi="Times New Roman"/>
          <w:b/>
          <w:sz w:val="36"/>
          <w:szCs w:val="36"/>
        </w:rPr>
      </w:pPr>
      <w:r>
        <w:rPr>
          <w:rFonts w:ascii="Times New Roman" w:eastAsia="黑体" w:hAnsi="Times New Roman" w:hint="eastAsia"/>
          <w:b/>
          <w:sz w:val="36"/>
          <w:szCs w:val="36"/>
        </w:rPr>
        <w:lastRenderedPageBreak/>
        <w:t>目</w:t>
      </w:r>
      <w:r>
        <w:rPr>
          <w:rFonts w:ascii="Times New Roman" w:eastAsia="黑体" w:hAnsi="Times New Roman"/>
          <w:b/>
          <w:sz w:val="36"/>
          <w:szCs w:val="36"/>
        </w:rPr>
        <w:t xml:space="preserve">  </w:t>
      </w:r>
      <w:r>
        <w:rPr>
          <w:rFonts w:ascii="Times New Roman" w:eastAsia="黑体" w:hAnsi="Times New Roman" w:hint="eastAsia"/>
          <w:b/>
          <w:sz w:val="36"/>
          <w:szCs w:val="36"/>
        </w:rPr>
        <w:t>录</w:t>
      </w:r>
    </w:p>
    <w:p w14:paraId="488E7255" w14:textId="77777777" w:rsidR="00E427C5" w:rsidRDefault="00E427C5" w:rsidP="00E427C5">
      <w:pPr>
        <w:spacing w:line="460" w:lineRule="exact"/>
        <w:jc w:val="center"/>
        <w:rPr>
          <w:rFonts w:ascii="Times New Roman" w:eastAsia="楷体_GB2312" w:hAnsi="Times New Roman"/>
          <w:szCs w:val="21"/>
        </w:rPr>
      </w:pPr>
    </w:p>
    <w:p w14:paraId="6C3396CF" w14:textId="21FD2B6B" w:rsidR="00257E3B" w:rsidRPr="00257E3B" w:rsidRDefault="002879CB" w:rsidP="00687862">
      <w:pPr>
        <w:pStyle w:val="TOC1"/>
        <w:rPr>
          <w:color w:val="auto"/>
        </w:rPr>
      </w:pPr>
      <w:r w:rsidRPr="00257E3B">
        <w:fldChar w:fldCharType="begin"/>
      </w:r>
      <w:r w:rsidRPr="00257E3B">
        <w:instrText xml:space="preserve"> TOC \o "1-3" \h \z \u </w:instrText>
      </w:r>
      <w:r w:rsidRPr="00257E3B">
        <w:fldChar w:fldCharType="separate"/>
      </w:r>
      <w:hyperlink w:anchor="_Toc72610860" w:history="1">
        <w:r w:rsidR="00257E3B" w:rsidRPr="00257E3B">
          <w:rPr>
            <w:rStyle w:val="af3"/>
            <w:b/>
            <w:bCs w:val="0"/>
          </w:rPr>
          <w:t>第</w:t>
        </w:r>
        <w:r w:rsidR="00257E3B" w:rsidRPr="00257E3B">
          <w:rPr>
            <w:rStyle w:val="af3"/>
            <w:b/>
            <w:bCs w:val="0"/>
          </w:rPr>
          <w:t>1</w:t>
        </w:r>
        <w:r w:rsidR="00257E3B" w:rsidRPr="00257E3B">
          <w:rPr>
            <w:rStyle w:val="af3"/>
            <w:b/>
            <w:bCs w:val="0"/>
          </w:rPr>
          <w:t>章</w:t>
        </w:r>
        <w:r w:rsidR="00257E3B" w:rsidRPr="00257E3B">
          <w:rPr>
            <w:rStyle w:val="af3"/>
            <w:b/>
            <w:bCs w:val="0"/>
          </w:rPr>
          <w:t xml:space="preserve"> </w:t>
        </w:r>
        <w:r w:rsidR="00257E3B" w:rsidRPr="00257E3B">
          <w:rPr>
            <w:rStyle w:val="af3"/>
            <w:b/>
            <w:bCs w:val="0"/>
          </w:rPr>
          <w:t>绪论</w:t>
        </w:r>
        <w:r w:rsidR="00257E3B" w:rsidRPr="00257E3B">
          <w:rPr>
            <w:webHidden/>
          </w:rPr>
          <w:tab/>
        </w:r>
        <w:r w:rsidR="00257E3B" w:rsidRPr="00257E3B">
          <w:rPr>
            <w:webHidden/>
          </w:rPr>
          <w:fldChar w:fldCharType="begin"/>
        </w:r>
        <w:r w:rsidR="00257E3B" w:rsidRPr="00257E3B">
          <w:rPr>
            <w:webHidden/>
          </w:rPr>
          <w:instrText xml:space="preserve"> PAGEREF _Toc72610860 \h </w:instrText>
        </w:r>
        <w:r w:rsidR="00257E3B" w:rsidRPr="00257E3B">
          <w:rPr>
            <w:webHidden/>
          </w:rPr>
        </w:r>
        <w:r w:rsidR="00257E3B" w:rsidRPr="00257E3B">
          <w:rPr>
            <w:webHidden/>
          </w:rPr>
          <w:fldChar w:fldCharType="separate"/>
        </w:r>
        <w:r w:rsidR="005F3244">
          <w:rPr>
            <w:webHidden/>
          </w:rPr>
          <w:t>4</w:t>
        </w:r>
        <w:r w:rsidR="00257E3B" w:rsidRPr="00257E3B">
          <w:rPr>
            <w:webHidden/>
          </w:rPr>
          <w:fldChar w:fldCharType="end"/>
        </w:r>
      </w:hyperlink>
    </w:p>
    <w:p w14:paraId="122D7338" w14:textId="6A460C26"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61" w:history="1">
        <w:r w:rsidR="00257E3B" w:rsidRPr="00257E3B">
          <w:rPr>
            <w:rStyle w:val="af3"/>
            <w:rFonts w:ascii="Times New Roman" w:hAnsi="Times New Roman"/>
            <w:bCs/>
            <w:noProof/>
            <w:sz w:val="24"/>
            <w:szCs w:val="24"/>
          </w:rPr>
          <w:t xml:space="preserve">1.1 </w:t>
        </w:r>
        <w:r w:rsidR="00257E3B" w:rsidRPr="00257E3B">
          <w:rPr>
            <w:rStyle w:val="af3"/>
            <w:rFonts w:ascii="Times New Roman" w:hAnsi="Times New Roman"/>
            <w:bCs/>
            <w:noProof/>
            <w:sz w:val="24"/>
            <w:szCs w:val="24"/>
          </w:rPr>
          <w:t>项目背景</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_Toc72610861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w:t>
        </w:r>
        <w:r w:rsidR="00257E3B" w:rsidRPr="00257E3B">
          <w:rPr>
            <w:rFonts w:ascii="Times New Roman" w:hAnsi="Times New Roman"/>
            <w:bCs/>
            <w:noProof/>
            <w:webHidden/>
            <w:sz w:val="24"/>
            <w:szCs w:val="24"/>
          </w:rPr>
          <w:fldChar w:fldCharType="end"/>
        </w:r>
      </w:hyperlink>
    </w:p>
    <w:p w14:paraId="74A9F419" w14:textId="2C4FB05A"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62" w:history="1">
        <w:r w:rsidR="00257E3B" w:rsidRPr="00257E3B">
          <w:rPr>
            <w:rStyle w:val="af3"/>
            <w:rFonts w:ascii="Times New Roman" w:hAnsi="Times New Roman"/>
            <w:bCs/>
            <w:noProof/>
            <w:sz w:val="24"/>
            <w:szCs w:val="24"/>
          </w:rPr>
          <w:t xml:space="preserve">1.1.1 </w:t>
        </w:r>
        <w:r w:rsidR="00257E3B" w:rsidRPr="00257E3B">
          <w:rPr>
            <w:rStyle w:val="af3"/>
            <w:rFonts w:ascii="Times New Roman" w:hAnsi="Times New Roman"/>
            <w:bCs/>
            <w:noProof/>
            <w:sz w:val="24"/>
            <w:szCs w:val="24"/>
          </w:rPr>
          <w:t>什么是社区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w:t>
        </w:r>
        <w:r w:rsidR="00257E3B" w:rsidRPr="00257E3B">
          <w:rPr>
            <w:rFonts w:ascii="Times New Roman" w:hAnsi="Times New Roman"/>
            <w:bCs/>
            <w:noProof/>
            <w:webHidden/>
            <w:sz w:val="24"/>
            <w:szCs w:val="24"/>
          </w:rPr>
          <w:fldChar w:fldCharType="end"/>
        </w:r>
      </w:hyperlink>
    </w:p>
    <w:p w14:paraId="37064B3C" w14:textId="68C547E8"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63" w:history="1">
        <w:r w:rsidR="00257E3B" w:rsidRPr="00257E3B">
          <w:rPr>
            <w:rStyle w:val="af3"/>
            <w:rFonts w:ascii="Times New Roman" w:hAnsi="Times New Roman"/>
            <w:bCs/>
            <w:noProof/>
            <w:sz w:val="24"/>
            <w:szCs w:val="24"/>
          </w:rPr>
          <w:t xml:space="preserve">1.1.2 </w:t>
        </w:r>
        <w:r w:rsidR="00257E3B" w:rsidRPr="00257E3B">
          <w:rPr>
            <w:rStyle w:val="af3"/>
            <w:rFonts w:ascii="Times New Roman" w:hAnsi="Times New Roman"/>
            <w:bCs/>
            <w:noProof/>
            <w:sz w:val="24"/>
            <w:szCs w:val="24"/>
          </w:rPr>
          <w:t>社区的技术发展</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w:t>
        </w:r>
        <w:r w:rsidR="00257E3B" w:rsidRPr="00257E3B">
          <w:rPr>
            <w:rFonts w:ascii="Times New Roman" w:hAnsi="Times New Roman"/>
            <w:bCs/>
            <w:noProof/>
            <w:webHidden/>
            <w:sz w:val="24"/>
            <w:szCs w:val="24"/>
          </w:rPr>
          <w:fldChar w:fldCharType="end"/>
        </w:r>
      </w:hyperlink>
    </w:p>
    <w:p w14:paraId="078102DC" w14:textId="376BCAC0"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64" w:history="1">
        <w:r w:rsidR="00257E3B" w:rsidRPr="00257E3B">
          <w:rPr>
            <w:rStyle w:val="af3"/>
            <w:rFonts w:ascii="Times New Roman" w:hAnsi="Times New Roman"/>
            <w:bCs/>
            <w:noProof/>
            <w:sz w:val="24"/>
            <w:szCs w:val="24"/>
          </w:rPr>
          <w:t>1.1.3 JavaScript</w:t>
        </w:r>
        <w:r w:rsidR="00257E3B" w:rsidRPr="00257E3B">
          <w:rPr>
            <w:rStyle w:val="af3"/>
            <w:rFonts w:ascii="Times New Roman" w:hAnsi="Times New Roman"/>
            <w:bCs/>
            <w:noProof/>
            <w:sz w:val="24"/>
            <w:szCs w:val="24"/>
          </w:rPr>
          <w:t>的技术发展</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_Toc72610864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w:t>
        </w:r>
        <w:r w:rsidR="00257E3B" w:rsidRPr="00257E3B">
          <w:rPr>
            <w:rFonts w:ascii="Times New Roman" w:hAnsi="Times New Roman"/>
            <w:bCs/>
            <w:noProof/>
            <w:webHidden/>
            <w:sz w:val="24"/>
            <w:szCs w:val="24"/>
          </w:rPr>
          <w:fldChar w:fldCharType="end"/>
        </w:r>
      </w:hyperlink>
    </w:p>
    <w:p w14:paraId="7B575F07" w14:textId="654E42CD"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65" w:history="1">
        <w:r w:rsidR="00257E3B" w:rsidRPr="00257E3B">
          <w:rPr>
            <w:rStyle w:val="af3"/>
            <w:rFonts w:ascii="Times New Roman" w:hAnsi="Times New Roman"/>
            <w:bCs/>
            <w:noProof/>
            <w:sz w:val="24"/>
            <w:szCs w:val="24"/>
          </w:rPr>
          <w:t xml:space="preserve">1.2 </w:t>
        </w:r>
        <w:r w:rsidR="00257E3B" w:rsidRPr="00257E3B">
          <w:rPr>
            <w:rStyle w:val="af3"/>
            <w:rFonts w:ascii="Times New Roman" w:hAnsi="Times New Roman"/>
            <w:bCs/>
            <w:noProof/>
            <w:sz w:val="24"/>
            <w:szCs w:val="24"/>
          </w:rPr>
          <w:t>系统开发的意义</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_Toc72610865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6</w:t>
        </w:r>
        <w:r w:rsidR="00257E3B" w:rsidRPr="00257E3B">
          <w:rPr>
            <w:rFonts w:ascii="Times New Roman" w:hAnsi="Times New Roman"/>
            <w:bCs/>
            <w:noProof/>
            <w:webHidden/>
            <w:sz w:val="24"/>
            <w:szCs w:val="24"/>
          </w:rPr>
          <w:fldChar w:fldCharType="end"/>
        </w:r>
      </w:hyperlink>
    </w:p>
    <w:p w14:paraId="61E576B8" w14:textId="581B8D6B"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66" w:history="1">
        <w:r w:rsidR="00257E3B" w:rsidRPr="00257E3B">
          <w:rPr>
            <w:rStyle w:val="af3"/>
            <w:rFonts w:ascii="Times New Roman" w:hAnsi="Times New Roman"/>
            <w:bCs/>
            <w:noProof/>
            <w:sz w:val="24"/>
            <w:szCs w:val="24"/>
          </w:rPr>
          <w:t xml:space="preserve">1.2.1 </w:t>
        </w:r>
        <w:r w:rsidR="00257E3B" w:rsidRPr="00257E3B">
          <w:rPr>
            <w:rStyle w:val="af3"/>
            <w:rFonts w:ascii="Times New Roman" w:hAnsi="Times New Roman"/>
            <w:bCs/>
            <w:noProof/>
            <w:sz w:val="24"/>
            <w:szCs w:val="24"/>
          </w:rPr>
          <w:t>提升</w:t>
        </w:r>
        <w:r w:rsidR="00257E3B" w:rsidRPr="00257E3B">
          <w:rPr>
            <w:rStyle w:val="af3"/>
            <w:rFonts w:ascii="Times New Roman" w:hAnsi="Times New Roman"/>
            <w:bCs/>
            <w:noProof/>
            <w:sz w:val="24"/>
            <w:szCs w:val="24"/>
          </w:rPr>
          <w:t>Node.js</w:t>
        </w:r>
        <w:r w:rsidR="00257E3B" w:rsidRPr="00257E3B">
          <w:rPr>
            <w:rStyle w:val="af3"/>
            <w:rFonts w:ascii="Times New Roman" w:hAnsi="Times New Roman"/>
            <w:bCs/>
            <w:noProof/>
            <w:sz w:val="24"/>
            <w:szCs w:val="24"/>
          </w:rPr>
          <w:t>实现社区引擎项目的比重</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6</w:t>
        </w:r>
        <w:r w:rsidR="00257E3B" w:rsidRPr="00257E3B">
          <w:rPr>
            <w:rFonts w:ascii="Times New Roman" w:hAnsi="Times New Roman"/>
            <w:bCs/>
            <w:noProof/>
            <w:webHidden/>
            <w:sz w:val="24"/>
            <w:szCs w:val="24"/>
          </w:rPr>
          <w:fldChar w:fldCharType="end"/>
        </w:r>
      </w:hyperlink>
    </w:p>
    <w:p w14:paraId="3B084F54" w14:textId="06991453"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67" w:history="1">
        <w:r w:rsidR="00257E3B" w:rsidRPr="00257E3B">
          <w:rPr>
            <w:rStyle w:val="af3"/>
            <w:rFonts w:ascii="Times New Roman" w:hAnsi="Times New Roman"/>
            <w:bCs/>
            <w:noProof/>
            <w:sz w:val="24"/>
            <w:szCs w:val="24"/>
          </w:rPr>
          <w:t xml:space="preserve">1.2.2 </w:t>
        </w:r>
        <w:r w:rsidR="00257E3B" w:rsidRPr="00257E3B">
          <w:rPr>
            <w:rStyle w:val="af3"/>
            <w:rFonts w:ascii="Times New Roman" w:hAnsi="Times New Roman"/>
            <w:bCs/>
            <w:noProof/>
            <w:sz w:val="24"/>
            <w:szCs w:val="24"/>
          </w:rPr>
          <w:t>实现网络社区、在线工具一体化</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_Toc72610867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7</w:t>
        </w:r>
        <w:r w:rsidR="00257E3B" w:rsidRPr="00257E3B">
          <w:rPr>
            <w:rFonts w:ascii="Times New Roman" w:hAnsi="Times New Roman"/>
            <w:bCs/>
            <w:noProof/>
            <w:webHidden/>
            <w:sz w:val="24"/>
            <w:szCs w:val="24"/>
          </w:rPr>
          <w:fldChar w:fldCharType="end"/>
        </w:r>
      </w:hyperlink>
    </w:p>
    <w:p w14:paraId="48D8253A" w14:textId="691DAFFA"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68" w:history="1">
        <w:r w:rsidR="00257E3B" w:rsidRPr="00257E3B">
          <w:rPr>
            <w:rStyle w:val="af3"/>
            <w:rFonts w:ascii="Times New Roman" w:hAnsi="Times New Roman"/>
            <w:bCs/>
            <w:noProof/>
            <w:sz w:val="24"/>
            <w:szCs w:val="24"/>
          </w:rPr>
          <w:t xml:space="preserve">1.3 </w:t>
        </w:r>
        <w:r w:rsidR="00257E3B" w:rsidRPr="00257E3B">
          <w:rPr>
            <w:rStyle w:val="af3"/>
            <w:rFonts w:ascii="Times New Roman" w:hAnsi="Times New Roman"/>
            <w:bCs/>
            <w:noProof/>
            <w:sz w:val="24"/>
            <w:szCs w:val="24"/>
          </w:rPr>
          <w:t>系统开发目标</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_Toc72610868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7</w:t>
        </w:r>
        <w:r w:rsidR="00257E3B" w:rsidRPr="00257E3B">
          <w:rPr>
            <w:rFonts w:ascii="Times New Roman" w:hAnsi="Times New Roman"/>
            <w:bCs/>
            <w:noProof/>
            <w:webHidden/>
            <w:sz w:val="24"/>
            <w:szCs w:val="24"/>
          </w:rPr>
          <w:fldChar w:fldCharType="end"/>
        </w:r>
      </w:hyperlink>
    </w:p>
    <w:p w14:paraId="27190880" w14:textId="0359B7F6"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69" w:history="1">
        <w:r w:rsidR="00257E3B" w:rsidRPr="00257E3B">
          <w:rPr>
            <w:rStyle w:val="af3"/>
            <w:rFonts w:ascii="Times New Roman" w:hAnsi="Times New Roman"/>
            <w:bCs/>
            <w:noProof/>
            <w:sz w:val="24"/>
            <w:szCs w:val="24"/>
          </w:rPr>
          <w:t xml:space="preserve">1.3.1 </w:t>
        </w:r>
        <w:r w:rsidR="00257E3B" w:rsidRPr="00257E3B">
          <w:rPr>
            <w:rStyle w:val="af3"/>
            <w:rFonts w:ascii="Times New Roman" w:hAnsi="Times New Roman"/>
            <w:bCs/>
            <w:noProof/>
            <w:sz w:val="24"/>
            <w:szCs w:val="24"/>
          </w:rPr>
          <w:t>可用性</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_Toc72610869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7</w:t>
        </w:r>
        <w:r w:rsidR="00257E3B" w:rsidRPr="00257E3B">
          <w:rPr>
            <w:rFonts w:ascii="Times New Roman" w:hAnsi="Times New Roman"/>
            <w:bCs/>
            <w:noProof/>
            <w:webHidden/>
            <w:sz w:val="24"/>
            <w:szCs w:val="24"/>
          </w:rPr>
          <w:fldChar w:fldCharType="end"/>
        </w:r>
      </w:hyperlink>
    </w:p>
    <w:p w14:paraId="0667D598" w14:textId="38DC4828"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70" w:history="1">
        <w:r w:rsidR="00257E3B" w:rsidRPr="00257E3B">
          <w:rPr>
            <w:rStyle w:val="af3"/>
            <w:rFonts w:ascii="Times New Roman" w:hAnsi="Times New Roman"/>
            <w:bCs/>
            <w:noProof/>
            <w:sz w:val="24"/>
            <w:szCs w:val="24"/>
          </w:rPr>
          <w:t xml:space="preserve">1.3.2 </w:t>
        </w:r>
        <w:r w:rsidR="00257E3B" w:rsidRPr="00257E3B">
          <w:rPr>
            <w:rStyle w:val="af3"/>
            <w:rFonts w:ascii="Times New Roman" w:hAnsi="Times New Roman"/>
            <w:bCs/>
            <w:noProof/>
            <w:sz w:val="24"/>
            <w:szCs w:val="24"/>
          </w:rPr>
          <w:t>响应时间</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_Toc72610870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7</w:t>
        </w:r>
        <w:r w:rsidR="00257E3B" w:rsidRPr="00257E3B">
          <w:rPr>
            <w:rFonts w:ascii="Times New Roman" w:hAnsi="Times New Roman"/>
            <w:bCs/>
            <w:noProof/>
            <w:webHidden/>
            <w:sz w:val="24"/>
            <w:szCs w:val="24"/>
          </w:rPr>
          <w:fldChar w:fldCharType="end"/>
        </w:r>
      </w:hyperlink>
    </w:p>
    <w:p w14:paraId="5879D972" w14:textId="6BABAEEC"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71" w:history="1">
        <w:r w:rsidR="00257E3B" w:rsidRPr="00257E3B">
          <w:rPr>
            <w:rStyle w:val="af3"/>
            <w:rFonts w:ascii="Times New Roman" w:hAnsi="Times New Roman"/>
            <w:bCs/>
            <w:noProof/>
            <w:sz w:val="24"/>
            <w:szCs w:val="24"/>
          </w:rPr>
          <w:t xml:space="preserve">1.3.3 </w:t>
        </w:r>
        <w:r w:rsidR="00257E3B" w:rsidRPr="00257E3B">
          <w:rPr>
            <w:rStyle w:val="af3"/>
            <w:rFonts w:ascii="Times New Roman" w:hAnsi="Times New Roman"/>
            <w:bCs/>
            <w:noProof/>
            <w:sz w:val="24"/>
            <w:szCs w:val="24"/>
          </w:rPr>
          <w:t>可操作性</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_Toc72610871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8</w:t>
        </w:r>
        <w:r w:rsidR="00257E3B" w:rsidRPr="00257E3B">
          <w:rPr>
            <w:rFonts w:ascii="Times New Roman" w:hAnsi="Times New Roman"/>
            <w:bCs/>
            <w:noProof/>
            <w:webHidden/>
            <w:sz w:val="24"/>
            <w:szCs w:val="24"/>
          </w:rPr>
          <w:fldChar w:fldCharType="end"/>
        </w:r>
      </w:hyperlink>
    </w:p>
    <w:p w14:paraId="5597D137" w14:textId="09A84CCA"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72" w:history="1">
        <w:r w:rsidR="00257E3B" w:rsidRPr="00257E3B">
          <w:rPr>
            <w:rStyle w:val="af3"/>
            <w:rFonts w:ascii="Times New Roman" w:hAnsi="Times New Roman"/>
            <w:bCs/>
            <w:noProof/>
            <w:sz w:val="24"/>
            <w:szCs w:val="24"/>
          </w:rPr>
          <w:t xml:space="preserve">1.3.4 </w:t>
        </w:r>
        <w:r w:rsidR="00257E3B" w:rsidRPr="00257E3B">
          <w:rPr>
            <w:rStyle w:val="af3"/>
            <w:rFonts w:ascii="Times New Roman" w:hAnsi="Times New Roman"/>
            <w:bCs/>
            <w:noProof/>
            <w:sz w:val="24"/>
            <w:szCs w:val="24"/>
          </w:rPr>
          <w:t>可扩展性</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8</w:t>
        </w:r>
        <w:r w:rsidR="00257E3B" w:rsidRPr="00257E3B">
          <w:rPr>
            <w:rFonts w:ascii="Times New Roman" w:hAnsi="Times New Roman"/>
            <w:bCs/>
            <w:noProof/>
            <w:webHidden/>
            <w:sz w:val="24"/>
            <w:szCs w:val="24"/>
          </w:rPr>
          <w:fldChar w:fldCharType="end"/>
        </w:r>
      </w:hyperlink>
    </w:p>
    <w:p w14:paraId="3C420CEA" w14:textId="39A85045"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73" w:history="1">
        <w:r w:rsidR="00257E3B" w:rsidRPr="00257E3B">
          <w:rPr>
            <w:rStyle w:val="af3"/>
            <w:rFonts w:ascii="Times New Roman" w:hAnsi="Times New Roman"/>
            <w:bCs/>
            <w:noProof/>
            <w:sz w:val="24"/>
            <w:szCs w:val="24"/>
          </w:rPr>
          <w:t xml:space="preserve">1.4 </w:t>
        </w:r>
        <w:r w:rsidR="00257E3B" w:rsidRPr="00257E3B">
          <w:rPr>
            <w:rStyle w:val="af3"/>
            <w:rFonts w:ascii="Times New Roman" w:hAnsi="Times New Roman"/>
            <w:bCs/>
            <w:noProof/>
            <w:sz w:val="24"/>
            <w:szCs w:val="24"/>
          </w:rPr>
          <w:t>论文组织结构</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8</w:t>
        </w:r>
        <w:r w:rsidR="00257E3B" w:rsidRPr="00257E3B">
          <w:rPr>
            <w:rFonts w:ascii="Times New Roman" w:hAnsi="Times New Roman"/>
            <w:bCs/>
            <w:noProof/>
            <w:webHidden/>
            <w:sz w:val="24"/>
            <w:szCs w:val="24"/>
          </w:rPr>
          <w:fldChar w:fldCharType="end"/>
        </w:r>
      </w:hyperlink>
    </w:p>
    <w:p w14:paraId="4CF62FFE" w14:textId="40593743" w:rsidR="00257E3B" w:rsidRPr="00257E3B" w:rsidRDefault="00BE69D0" w:rsidP="00687862">
      <w:pPr>
        <w:pStyle w:val="TOC1"/>
        <w:rPr>
          <w:color w:val="auto"/>
        </w:rPr>
      </w:pPr>
      <w:hyperlink w:anchor="_Toc72610874" w:history="1">
        <w:r w:rsidR="00257E3B" w:rsidRPr="00257E3B">
          <w:rPr>
            <w:rStyle w:val="af3"/>
            <w:b/>
            <w:bCs w:val="0"/>
          </w:rPr>
          <w:t>第</w:t>
        </w:r>
        <w:r w:rsidR="00257E3B" w:rsidRPr="00257E3B">
          <w:rPr>
            <w:rStyle w:val="af3"/>
            <w:b/>
            <w:bCs w:val="0"/>
          </w:rPr>
          <w:t>2</w:t>
        </w:r>
        <w:r w:rsidR="00257E3B" w:rsidRPr="00257E3B">
          <w:rPr>
            <w:rStyle w:val="af3"/>
            <w:b/>
            <w:bCs w:val="0"/>
          </w:rPr>
          <w:t>章</w:t>
        </w:r>
        <w:r w:rsidR="00257E3B" w:rsidRPr="00257E3B">
          <w:rPr>
            <w:rStyle w:val="af3"/>
            <w:b/>
            <w:bCs w:val="0"/>
          </w:rPr>
          <w:t xml:space="preserve"> </w:t>
        </w:r>
        <w:r w:rsidR="00257E3B" w:rsidRPr="00257E3B">
          <w:rPr>
            <w:rStyle w:val="af3"/>
            <w:b/>
            <w:bCs w:val="0"/>
          </w:rPr>
          <w:t>相关技术和工具综述</w:t>
        </w:r>
        <w:r w:rsidR="00257E3B" w:rsidRPr="00257E3B">
          <w:rPr>
            <w:webHidden/>
          </w:rPr>
          <w:tab/>
        </w:r>
        <w:r w:rsidR="00257E3B" w:rsidRPr="00257E3B">
          <w:rPr>
            <w:webHidden/>
          </w:rPr>
          <w:fldChar w:fldCharType="begin"/>
        </w:r>
        <w:r w:rsidR="00257E3B" w:rsidRPr="00257E3B">
          <w:rPr>
            <w:webHidden/>
          </w:rPr>
          <w:instrText xml:space="preserve"> PAGEREF _Toc72610874 \h </w:instrText>
        </w:r>
        <w:r w:rsidR="00257E3B" w:rsidRPr="00257E3B">
          <w:rPr>
            <w:webHidden/>
          </w:rPr>
        </w:r>
        <w:r w:rsidR="00257E3B" w:rsidRPr="00257E3B">
          <w:rPr>
            <w:webHidden/>
          </w:rPr>
          <w:fldChar w:fldCharType="separate"/>
        </w:r>
        <w:r w:rsidR="005F3244">
          <w:rPr>
            <w:webHidden/>
          </w:rPr>
          <w:t>10</w:t>
        </w:r>
        <w:r w:rsidR="00257E3B" w:rsidRPr="00257E3B">
          <w:rPr>
            <w:webHidden/>
          </w:rPr>
          <w:fldChar w:fldCharType="end"/>
        </w:r>
      </w:hyperlink>
    </w:p>
    <w:p w14:paraId="1B9C0BF3" w14:textId="7319861E"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75" w:history="1">
        <w:r w:rsidR="00257E3B" w:rsidRPr="00257E3B">
          <w:rPr>
            <w:rStyle w:val="af3"/>
            <w:rFonts w:ascii="Times New Roman" w:hAnsi="Times New Roman"/>
            <w:bCs/>
            <w:noProof/>
            <w:sz w:val="24"/>
            <w:szCs w:val="24"/>
          </w:rPr>
          <w:t>2.1 Vue.js</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_Toc72610875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10</w:t>
        </w:r>
        <w:r w:rsidR="00257E3B" w:rsidRPr="00257E3B">
          <w:rPr>
            <w:rFonts w:ascii="Times New Roman" w:hAnsi="Times New Roman"/>
            <w:bCs/>
            <w:noProof/>
            <w:webHidden/>
            <w:sz w:val="24"/>
            <w:szCs w:val="24"/>
          </w:rPr>
          <w:fldChar w:fldCharType="end"/>
        </w:r>
      </w:hyperlink>
    </w:p>
    <w:p w14:paraId="4C83399A" w14:textId="3B8C2BDB"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76" w:history="1">
        <w:r w:rsidR="00257E3B" w:rsidRPr="00257E3B">
          <w:rPr>
            <w:rStyle w:val="af3"/>
            <w:rFonts w:ascii="Times New Roman" w:hAnsi="Times New Roman"/>
            <w:bCs/>
            <w:noProof/>
            <w:sz w:val="24"/>
            <w:szCs w:val="24"/>
          </w:rPr>
          <w:t>2.2 Node.js</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10</w:t>
        </w:r>
        <w:r w:rsidR="00257E3B" w:rsidRPr="00257E3B">
          <w:rPr>
            <w:rFonts w:ascii="Times New Roman" w:hAnsi="Times New Roman"/>
            <w:bCs/>
            <w:noProof/>
            <w:webHidden/>
            <w:sz w:val="24"/>
            <w:szCs w:val="24"/>
          </w:rPr>
          <w:fldChar w:fldCharType="end"/>
        </w:r>
      </w:hyperlink>
    </w:p>
    <w:p w14:paraId="614597FE" w14:textId="094D91CD"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77" w:history="1">
        <w:r w:rsidR="00257E3B" w:rsidRPr="00257E3B">
          <w:rPr>
            <w:rStyle w:val="af3"/>
            <w:rFonts w:ascii="Times New Roman" w:hAnsi="Times New Roman"/>
            <w:bCs/>
            <w:noProof/>
            <w:sz w:val="24"/>
            <w:szCs w:val="24"/>
          </w:rPr>
          <w:t>2.3 Express.js</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_Toc72610877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11</w:t>
        </w:r>
        <w:r w:rsidR="00257E3B" w:rsidRPr="00257E3B">
          <w:rPr>
            <w:rFonts w:ascii="Times New Roman" w:hAnsi="Times New Roman"/>
            <w:bCs/>
            <w:noProof/>
            <w:webHidden/>
            <w:sz w:val="24"/>
            <w:szCs w:val="24"/>
          </w:rPr>
          <w:fldChar w:fldCharType="end"/>
        </w:r>
      </w:hyperlink>
    </w:p>
    <w:p w14:paraId="45E4DD50" w14:textId="72F27DEA"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78" w:history="1">
        <w:r w:rsidR="00257E3B" w:rsidRPr="00257E3B">
          <w:rPr>
            <w:rStyle w:val="af3"/>
            <w:rFonts w:ascii="Times New Roman" w:hAnsi="Times New Roman"/>
            <w:bCs/>
            <w:noProof/>
            <w:sz w:val="24"/>
            <w:szCs w:val="24"/>
          </w:rPr>
          <w:t>2.4 MySQL</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_Toc72610878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12</w:t>
        </w:r>
        <w:r w:rsidR="00257E3B" w:rsidRPr="00257E3B">
          <w:rPr>
            <w:rFonts w:ascii="Times New Roman" w:hAnsi="Times New Roman"/>
            <w:bCs/>
            <w:noProof/>
            <w:webHidden/>
            <w:sz w:val="24"/>
            <w:szCs w:val="24"/>
          </w:rPr>
          <w:fldChar w:fldCharType="end"/>
        </w:r>
      </w:hyperlink>
    </w:p>
    <w:p w14:paraId="780B316F" w14:textId="403AB1E9"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79" w:history="1">
        <w:r w:rsidR="00257E3B" w:rsidRPr="00257E3B">
          <w:rPr>
            <w:rStyle w:val="af3"/>
            <w:rFonts w:ascii="Times New Roman" w:hAnsi="Times New Roman"/>
            <w:bCs/>
            <w:noProof/>
            <w:sz w:val="24"/>
            <w:szCs w:val="24"/>
          </w:rPr>
          <w:t>2.5 Docker</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_Toc72610879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13</w:t>
        </w:r>
        <w:r w:rsidR="00257E3B" w:rsidRPr="00257E3B">
          <w:rPr>
            <w:rFonts w:ascii="Times New Roman" w:hAnsi="Times New Roman"/>
            <w:bCs/>
            <w:noProof/>
            <w:webHidden/>
            <w:sz w:val="24"/>
            <w:szCs w:val="24"/>
          </w:rPr>
          <w:fldChar w:fldCharType="end"/>
        </w:r>
      </w:hyperlink>
    </w:p>
    <w:p w14:paraId="60745453" w14:textId="16E31B64"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80" w:history="1">
        <w:r w:rsidR="00257E3B" w:rsidRPr="00257E3B">
          <w:rPr>
            <w:rStyle w:val="af3"/>
            <w:rFonts w:ascii="Times New Roman" w:hAnsi="Times New Roman"/>
            <w:bCs/>
            <w:noProof/>
            <w:sz w:val="24"/>
            <w:szCs w:val="24"/>
          </w:rPr>
          <w:t>2.6 MVVM</w:t>
        </w:r>
        <w:r w:rsidR="00257E3B" w:rsidRPr="00257E3B">
          <w:rPr>
            <w:rStyle w:val="af3"/>
            <w:rFonts w:ascii="Times New Roman" w:hAnsi="Times New Roman"/>
            <w:bCs/>
            <w:noProof/>
            <w:sz w:val="24"/>
            <w:szCs w:val="24"/>
          </w:rPr>
          <w:t>设计模式</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_Toc72610880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13</w:t>
        </w:r>
        <w:r w:rsidR="00257E3B" w:rsidRPr="00257E3B">
          <w:rPr>
            <w:rFonts w:ascii="Times New Roman" w:hAnsi="Times New Roman"/>
            <w:bCs/>
            <w:noProof/>
            <w:webHidden/>
            <w:sz w:val="24"/>
            <w:szCs w:val="24"/>
          </w:rPr>
          <w:fldChar w:fldCharType="end"/>
        </w:r>
      </w:hyperlink>
    </w:p>
    <w:p w14:paraId="69D3EEA8" w14:textId="5085465B" w:rsidR="00257E3B" w:rsidRPr="00257E3B" w:rsidRDefault="00BE69D0" w:rsidP="00687862">
      <w:pPr>
        <w:pStyle w:val="TOC1"/>
        <w:rPr>
          <w:color w:val="auto"/>
        </w:rPr>
      </w:pPr>
      <w:hyperlink w:anchor="_Toc72610881" w:history="1">
        <w:r w:rsidR="00257E3B" w:rsidRPr="00257E3B">
          <w:rPr>
            <w:rStyle w:val="af3"/>
            <w:b/>
            <w:bCs w:val="0"/>
          </w:rPr>
          <w:t>第</w:t>
        </w:r>
        <w:r w:rsidR="00257E3B" w:rsidRPr="00257E3B">
          <w:rPr>
            <w:rStyle w:val="af3"/>
            <w:b/>
            <w:bCs w:val="0"/>
          </w:rPr>
          <w:t>3</w:t>
        </w:r>
        <w:r w:rsidR="00257E3B" w:rsidRPr="00257E3B">
          <w:rPr>
            <w:rStyle w:val="af3"/>
            <w:b/>
            <w:bCs w:val="0"/>
          </w:rPr>
          <w:t>章</w:t>
        </w:r>
        <w:r w:rsidR="00257E3B" w:rsidRPr="00257E3B">
          <w:rPr>
            <w:rStyle w:val="af3"/>
            <w:b/>
            <w:bCs w:val="0"/>
          </w:rPr>
          <w:t xml:space="preserve"> </w:t>
        </w:r>
        <w:r w:rsidR="00257E3B" w:rsidRPr="00257E3B">
          <w:rPr>
            <w:rStyle w:val="af3"/>
            <w:b/>
            <w:bCs w:val="0"/>
          </w:rPr>
          <w:t>系统分析</w:t>
        </w:r>
        <w:r w:rsidR="00257E3B" w:rsidRPr="00257E3B">
          <w:rPr>
            <w:webHidden/>
          </w:rPr>
          <w:tab/>
        </w:r>
        <w:r w:rsidR="00257E3B" w:rsidRPr="00257E3B">
          <w:rPr>
            <w:webHidden/>
          </w:rPr>
          <w:fldChar w:fldCharType="begin"/>
        </w:r>
        <w:r w:rsidR="00257E3B" w:rsidRPr="00257E3B">
          <w:rPr>
            <w:webHidden/>
          </w:rPr>
          <w:instrText xml:space="preserve"> PAGEREF _Toc72610881 \h </w:instrText>
        </w:r>
        <w:r w:rsidR="00257E3B" w:rsidRPr="00257E3B">
          <w:rPr>
            <w:webHidden/>
          </w:rPr>
        </w:r>
        <w:r w:rsidR="00257E3B" w:rsidRPr="00257E3B">
          <w:rPr>
            <w:webHidden/>
          </w:rPr>
          <w:fldChar w:fldCharType="separate"/>
        </w:r>
        <w:r w:rsidR="005F3244">
          <w:rPr>
            <w:webHidden/>
          </w:rPr>
          <w:t>15</w:t>
        </w:r>
        <w:r w:rsidR="00257E3B" w:rsidRPr="00257E3B">
          <w:rPr>
            <w:webHidden/>
          </w:rPr>
          <w:fldChar w:fldCharType="end"/>
        </w:r>
      </w:hyperlink>
    </w:p>
    <w:p w14:paraId="0277A290" w14:textId="1AF04718"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82" w:history="1">
        <w:r w:rsidR="00257E3B" w:rsidRPr="00257E3B">
          <w:rPr>
            <w:rStyle w:val="af3"/>
            <w:rFonts w:ascii="Times New Roman" w:hAnsi="Times New Roman"/>
            <w:bCs/>
            <w:noProof/>
            <w:sz w:val="24"/>
            <w:szCs w:val="24"/>
          </w:rPr>
          <w:t xml:space="preserve">3.1 </w:t>
        </w:r>
        <w:r w:rsidR="00257E3B" w:rsidRPr="00257E3B">
          <w:rPr>
            <w:rStyle w:val="af3"/>
            <w:rFonts w:ascii="Times New Roman" w:hAnsi="Times New Roman"/>
            <w:bCs/>
            <w:noProof/>
            <w:sz w:val="24"/>
            <w:szCs w:val="24"/>
          </w:rPr>
          <w:t>可行性分析</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15</w:t>
        </w:r>
        <w:r w:rsidR="00257E3B" w:rsidRPr="00257E3B">
          <w:rPr>
            <w:rFonts w:ascii="Times New Roman" w:hAnsi="Times New Roman"/>
            <w:bCs/>
            <w:noProof/>
            <w:webHidden/>
            <w:sz w:val="24"/>
            <w:szCs w:val="24"/>
          </w:rPr>
          <w:fldChar w:fldCharType="end"/>
        </w:r>
      </w:hyperlink>
    </w:p>
    <w:p w14:paraId="42A427A2" w14:textId="39EE3C38"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83" w:history="1">
        <w:r w:rsidR="00257E3B" w:rsidRPr="00257E3B">
          <w:rPr>
            <w:rStyle w:val="af3"/>
            <w:rFonts w:ascii="Times New Roman" w:hAnsi="Times New Roman"/>
            <w:bCs/>
            <w:noProof/>
            <w:sz w:val="24"/>
            <w:szCs w:val="24"/>
          </w:rPr>
          <w:t xml:space="preserve">3.2 </w:t>
        </w:r>
        <w:r w:rsidR="00257E3B" w:rsidRPr="00257E3B">
          <w:rPr>
            <w:rStyle w:val="af3"/>
            <w:rFonts w:ascii="Times New Roman" w:hAnsi="Times New Roman"/>
            <w:bCs/>
            <w:noProof/>
            <w:sz w:val="24"/>
            <w:szCs w:val="24"/>
          </w:rPr>
          <w:t>需求分析</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15</w:t>
        </w:r>
        <w:r w:rsidR="00257E3B" w:rsidRPr="00257E3B">
          <w:rPr>
            <w:rFonts w:ascii="Times New Roman" w:hAnsi="Times New Roman"/>
            <w:bCs/>
            <w:noProof/>
            <w:webHidden/>
            <w:sz w:val="24"/>
            <w:szCs w:val="24"/>
          </w:rPr>
          <w:fldChar w:fldCharType="end"/>
        </w:r>
      </w:hyperlink>
    </w:p>
    <w:p w14:paraId="2E9149F9" w14:textId="0AA55D1D"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84" w:history="1">
        <w:r w:rsidR="00257E3B" w:rsidRPr="00257E3B">
          <w:rPr>
            <w:rStyle w:val="af3"/>
            <w:rFonts w:ascii="Times New Roman" w:hAnsi="Times New Roman"/>
            <w:bCs/>
            <w:noProof/>
            <w:sz w:val="24"/>
            <w:szCs w:val="24"/>
          </w:rPr>
          <w:t xml:space="preserve">3.2.1 </w:t>
        </w:r>
        <w:r w:rsidR="00257E3B" w:rsidRPr="00257E3B">
          <w:rPr>
            <w:rStyle w:val="af3"/>
            <w:rFonts w:ascii="Times New Roman" w:hAnsi="Times New Roman"/>
            <w:bCs/>
            <w:noProof/>
            <w:sz w:val="24"/>
            <w:szCs w:val="24"/>
          </w:rPr>
          <w:t>登录模块</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_Toc72610884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16</w:t>
        </w:r>
        <w:r w:rsidR="00257E3B" w:rsidRPr="00257E3B">
          <w:rPr>
            <w:rFonts w:ascii="Times New Roman" w:hAnsi="Times New Roman"/>
            <w:bCs/>
            <w:noProof/>
            <w:webHidden/>
            <w:sz w:val="24"/>
            <w:szCs w:val="24"/>
          </w:rPr>
          <w:fldChar w:fldCharType="end"/>
        </w:r>
      </w:hyperlink>
    </w:p>
    <w:p w14:paraId="16CF90F4" w14:textId="5438D5E5"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85" w:history="1">
        <w:r w:rsidR="00257E3B" w:rsidRPr="00257E3B">
          <w:rPr>
            <w:rStyle w:val="af3"/>
            <w:rFonts w:ascii="Times New Roman" w:hAnsi="Times New Roman"/>
            <w:bCs/>
            <w:noProof/>
            <w:sz w:val="24"/>
            <w:szCs w:val="24"/>
          </w:rPr>
          <w:t xml:space="preserve">3.2.2 </w:t>
        </w:r>
        <w:r w:rsidR="00257E3B" w:rsidRPr="00257E3B">
          <w:rPr>
            <w:rStyle w:val="af3"/>
            <w:rFonts w:ascii="Times New Roman" w:hAnsi="Times New Roman"/>
            <w:bCs/>
            <w:noProof/>
            <w:sz w:val="24"/>
            <w:szCs w:val="24"/>
          </w:rPr>
          <w:t>在线工具模块</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_Toc72610885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17</w:t>
        </w:r>
        <w:r w:rsidR="00257E3B" w:rsidRPr="00257E3B">
          <w:rPr>
            <w:rFonts w:ascii="Times New Roman" w:hAnsi="Times New Roman"/>
            <w:bCs/>
            <w:noProof/>
            <w:webHidden/>
            <w:sz w:val="24"/>
            <w:szCs w:val="24"/>
          </w:rPr>
          <w:fldChar w:fldCharType="end"/>
        </w:r>
      </w:hyperlink>
    </w:p>
    <w:p w14:paraId="33F89CA9" w14:textId="2136F778"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86" w:history="1">
        <w:r w:rsidR="00257E3B" w:rsidRPr="00257E3B">
          <w:rPr>
            <w:rStyle w:val="af3"/>
            <w:rFonts w:ascii="Times New Roman" w:hAnsi="Times New Roman"/>
            <w:bCs/>
            <w:noProof/>
            <w:sz w:val="24"/>
            <w:szCs w:val="24"/>
          </w:rPr>
          <w:t xml:space="preserve">3.2.3 </w:t>
        </w:r>
        <w:r w:rsidR="00257E3B" w:rsidRPr="00257E3B">
          <w:rPr>
            <w:rStyle w:val="af3"/>
            <w:rFonts w:ascii="Times New Roman" w:hAnsi="Times New Roman"/>
            <w:bCs/>
            <w:noProof/>
            <w:sz w:val="24"/>
            <w:szCs w:val="24"/>
          </w:rPr>
          <w:t>文章模块</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18</w:t>
        </w:r>
        <w:r w:rsidR="00257E3B" w:rsidRPr="00257E3B">
          <w:rPr>
            <w:rFonts w:ascii="Times New Roman" w:hAnsi="Times New Roman"/>
            <w:bCs/>
            <w:noProof/>
            <w:webHidden/>
            <w:sz w:val="24"/>
            <w:szCs w:val="24"/>
          </w:rPr>
          <w:fldChar w:fldCharType="end"/>
        </w:r>
      </w:hyperlink>
    </w:p>
    <w:p w14:paraId="639EC5D3" w14:textId="72980569"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87" w:history="1">
        <w:r w:rsidR="00257E3B" w:rsidRPr="00257E3B">
          <w:rPr>
            <w:rStyle w:val="af3"/>
            <w:rFonts w:ascii="Times New Roman" w:hAnsi="Times New Roman"/>
            <w:bCs/>
            <w:noProof/>
            <w:sz w:val="24"/>
            <w:szCs w:val="24"/>
          </w:rPr>
          <w:t xml:space="preserve">3.2.4 </w:t>
        </w:r>
        <w:r w:rsidR="00257E3B" w:rsidRPr="00257E3B">
          <w:rPr>
            <w:rStyle w:val="af3"/>
            <w:rFonts w:ascii="Times New Roman" w:hAnsi="Times New Roman"/>
            <w:bCs/>
            <w:noProof/>
            <w:sz w:val="24"/>
            <w:szCs w:val="24"/>
          </w:rPr>
          <w:t>用户模块</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_Toc72610887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18</w:t>
        </w:r>
        <w:r w:rsidR="00257E3B" w:rsidRPr="00257E3B">
          <w:rPr>
            <w:rFonts w:ascii="Times New Roman" w:hAnsi="Times New Roman"/>
            <w:bCs/>
            <w:noProof/>
            <w:webHidden/>
            <w:sz w:val="24"/>
            <w:szCs w:val="24"/>
          </w:rPr>
          <w:fldChar w:fldCharType="end"/>
        </w:r>
      </w:hyperlink>
    </w:p>
    <w:p w14:paraId="5D1825F6" w14:textId="011EE97E"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88" w:history="1">
        <w:r w:rsidR="00257E3B" w:rsidRPr="00257E3B">
          <w:rPr>
            <w:rStyle w:val="af3"/>
            <w:rFonts w:ascii="Times New Roman" w:hAnsi="Times New Roman"/>
            <w:bCs/>
            <w:noProof/>
            <w:sz w:val="24"/>
            <w:szCs w:val="24"/>
          </w:rPr>
          <w:t xml:space="preserve">3.2.5 </w:t>
        </w:r>
        <w:r w:rsidR="00257E3B" w:rsidRPr="00257E3B">
          <w:rPr>
            <w:rStyle w:val="af3"/>
            <w:rFonts w:ascii="Times New Roman" w:hAnsi="Times New Roman"/>
            <w:bCs/>
            <w:noProof/>
            <w:sz w:val="24"/>
            <w:szCs w:val="24"/>
          </w:rPr>
          <w:t>管理员模块</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_Toc72610888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19</w:t>
        </w:r>
        <w:r w:rsidR="00257E3B" w:rsidRPr="00257E3B">
          <w:rPr>
            <w:rFonts w:ascii="Times New Roman" w:hAnsi="Times New Roman"/>
            <w:bCs/>
            <w:noProof/>
            <w:webHidden/>
            <w:sz w:val="24"/>
            <w:szCs w:val="24"/>
          </w:rPr>
          <w:fldChar w:fldCharType="end"/>
        </w:r>
      </w:hyperlink>
    </w:p>
    <w:p w14:paraId="0275474E" w14:textId="59DA0FF8"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89" w:history="1">
        <w:r w:rsidR="00257E3B" w:rsidRPr="00257E3B">
          <w:rPr>
            <w:rStyle w:val="af3"/>
            <w:rFonts w:ascii="Times New Roman" w:hAnsi="Times New Roman"/>
            <w:bCs/>
            <w:noProof/>
            <w:sz w:val="24"/>
            <w:szCs w:val="24"/>
          </w:rPr>
          <w:t xml:space="preserve">3.3 </w:t>
        </w:r>
        <w:r w:rsidR="00257E3B" w:rsidRPr="00257E3B">
          <w:rPr>
            <w:rStyle w:val="af3"/>
            <w:rFonts w:ascii="Times New Roman" w:hAnsi="Times New Roman"/>
            <w:bCs/>
            <w:noProof/>
            <w:sz w:val="24"/>
            <w:szCs w:val="24"/>
          </w:rPr>
          <w:t>性能规定</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_Toc72610889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20</w:t>
        </w:r>
        <w:r w:rsidR="00257E3B" w:rsidRPr="00257E3B">
          <w:rPr>
            <w:rFonts w:ascii="Times New Roman" w:hAnsi="Times New Roman"/>
            <w:bCs/>
            <w:noProof/>
            <w:webHidden/>
            <w:sz w:val="24"/>
            <w:szCs w:val="24"/>
          </w:rPr>
          <w:fldChar w:fldCharType="end"/>
        </w:r>
      </w:hyperlink>
    </w:p>
    <w:p w14:paraId="683D3541" w14:textId="0FAF1AE3"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0" w:history="1">
        <w:r w:rsidR="00257E3B" w:rsidRPr="00257E3B">
          <w:rPr>
            <w:rStyle w:val="af3"/>
            <w:rFonts w:ascii="Times New Roman" w:hAnsi="Times New Roman"/>
            <w:bCs/>
            <w:noProof/>
            <w:sz w:val="24"/>
            <w:szCs w:val="24"/>
          </w:rPr>
          <w:t xml:space="preserve">3.3.1 </w:t>
        </w:r>
        <w:r w:rsidR="00257E3B" w:rsidRPr="00257E3B">
          <w:rPr>
            <w:rStyle w:val="af3"/>
            <w:rFonts w:ascii="Times New Roman" w:hAnsi="Times New Roman"/>
            <w:bCs/>
            <w:noProof/>
            <w:sz w:val="24"/>
            <w:szCs w:val="24"/>
          </w:rPr>
          <w:t>性能需求分析</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_Toc72610890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20</w:t>
        </w:r>
        <w:r w:rsidR="00257E3B" w:rsidRPr="00257E3B">
          <w:rPr>
            <w:rFonts w:ascii="Times New Roman" w:hAnsi="Times New Roman"/>
            <w:bCs/>
            <w:noProof/>
            <w:webHidden/>
            <w:sz w:val="24"/>
            <w:szCs w:val="24"/>
          </w:rPr>
          <w:fldChar w:fldCharType="end"/>
        </w:r>
      </w:hyperlink>
    </w:p>
    <w:p w14:paraId="0F30E81E" w14:textId="4B53957C"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1" w:history="1">
        <w:r w:rsidR="00257E3B" w:rsidRPr="00257E3B">
          <w:rPr>
            <w:rStyle w:val="af3"/>
            <w:rFonts w:ascii="Times New Roman" w:hAnsi="Times New Roman"/>
            <w:bCs/>
            <w:noProof/>
            <w:sz w:val="24"/>
            <w:szCs w:val="24"/>
          </w:rPr>
          <w:t xml:space="preserve">3.3.2 </w:t>
        </w:r>
        <w:r w:rsidR="00257E3B" w:rsidRPr="00257E3B">
          <w:rPr>
            <w:rStyle w:val="af3"/>
            <w:rFonts w:ascii="Times New Roman" w:hAnsi="Times New Roman"/>
            <w:bCs/>
            <w:noProof/>
            <w:sz w:val="24"/>
            <w:szCs w:val="24"/>
          </w:rPr>
          <w:t>安全性需求分析</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_Toc72610891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20</w:t>
        </w:r>
        <w:r w:rsidR="00257E3B" w:rsidRPr="00257E3B">
          <w:rPr>
            <w:rFonts w:ascii="Times New Roman" w:hAnsi="Times New Roman"/>
            <w:bCs/>
            <w:noProof/>
            <w:webHidden/>
            <w:sz w:val="24"/>
            <w:szCs w:val="24"/>
          </w:rPr>
          <w:fldChar w:fldCharType="end"/>
        </w:r>
      </w:hyperlink>
    </w:p>
    <w:p w14:paraId="624587C9" w14:textId="1856AB05"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2" w:history="1">
        <w:r w:rsidR="00257E3B" w:rsidRPr="00257E3B">
          <w:rPr>
            <w:rStyle w:val="af3"/>
            <w:rFonts w:ascii="Times New Roman" w:hAnsi="Times New Roman"/>
            <w:bCs/>
            <w:noProof/>
            <w:sz w:val="24"/>
            <w:szCs w:val="24"/>
          </w:rPr>
          <w:t xml:space="preserve">3.3.3 </w:t>
        </w:r>
        <w:r w:rsidR="00257E3B" w:rsidRPr="00257E3B">
          <w:rPr>
            <w:rStyle w:val="af3"/>
            <w:rFonts w:ascii="Times New Roman" w:hAnsi="Times New Roman"/>
            <w:bCs/>
            <w:noProof/>
            <w:sz w:val="24"/>
            <w:szCs w:val="24"/>
          </w:rPr>
          <w:t>服务器端响应时间</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21</w:t>
        </w:r>
        <w:r w:rsidR="00257E3B" w:rsidRPr="00257E3B">
          <w:rPr>
            <w:rFonts w:ascii="Times New Roman" w:hAnsi="Times New Roman"/>
            <w:bCs/>
            <w:noProof/>
            <w:webHidden/>
            <w:sz w:val="24"/>
            <w:szCs w:val="24"/>
          </w:rPr>
          <w:fldChar w:fldCharType="end"/>
        </w:r>
      </w:hyperlink>
    </w:p>
    <w:p w14:paraId="20770F66" w14:textId="5E18A942"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3" w:history="1">
        <w:r w:rsidR="00257E3B" w:rsidRPr="00257E3B">
          <w:rPr>
            <w:rStyle w:val="af3"/>
            <w:rFonts w:ascii="Times New Roman" w:hAnsi="Times New Roman"/>
            <w:bCs/>
            <w:noProof/>
            <w:sz w:val="24"/>
            <w:szCs w:val="24"/>
          </w:rPr>
          <w:t xml:space="preserve">3.3.4 </w:t>
        </w:r>
        <w:r w:rsidR="00257E3B" w:rsidRPr="00257E3B">
          <w:rPr>
            <w:rStyle w:val="af3"/>
            <w:rFonts w:ascii="Times New Roman" w:hAnsi="Times New Roman"/>
            <w:bCs/>
            <w:noProof/>
            <w:sz w:val="24"/>
            <w:szCs w:val="24"/>
          </w:rPr>
          <w:t>客户端性能需求</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21</w:t>
        </w:r>
        <w:r w:rsidR="00257E3B" w:rsidRPr="00257E3B">
          <w:rPr>
            <w:rFonts w:ascii="Times New Roman" w:hAnsi="Times New Roman"/>
            <w:bCs/>
            <w:noProof/>
            <w:webHidden/>
            <w:sz w:val="24"/>
            <w:szCs w:val="24"/>
          </w:rPr>
          <w:fldChar w:fldCharType="end"/>
        </w:r>
      </w:hyperlink>
    </w:p>
    <w:p w14:paraId="12968CAE" w14:textId="54DF1D7F" w:rsidR="00257E3B" w:rsidRPr="00257E3B" w:rsidRDefault="00BE69D0" w:rsidP="00687862">
      <w:pPr>
        <w:pStyle w:val="TOC1"/>
        <w:rPr>
          <w:color w:val="auto"/>
        </w:rPr>
      </w:pPr>
      <w:hyperlink w:anchor="_Toc72610894" w:history="1">
        <w:r w:rsidR="00257E3B" w:rsidRPr="00257E3B">
          <w:rPr>
            <w:rStyle w:val="af3"/>
            <w:b/>
            <w:bCs w:val="0"/>
          </w:rPr>
          <w:t>第</w:t>
        </w:r>
        <w:r w:rsidR="00257E3B" w:rsidRPr="00257E3B">
          <w:rPr>
            <w:rStyle w:val="af3"/>
            <w:b/>
            <w:bCs w:val="0"/>
          </w:rPr>
          <w:t>4</w:t>
        </w:r>
        <w:r w:rsidR="00257E3B" w:rsidRPr="00257E3B">
          <w:rPr>
            <w:rStyle w:val="af3"/>
            <w:b/>
            <w:bCs w:val="0"/>
          </w:rPr>
          <w:t>章</w:t>
        </w:r>
        <w:r w:rsidR="00257E3B" w:rsidRPr="00257E3B">
          <w:rPr>
            <w:rStyle w:val="af3"/>
            <w:b/>
            <w:bCs w:val="0"/>
          </w:rPr>
          <w:t xml:space="preserve"> </w:t>
        </w:r>
        <w:r w:rsidR="00257E3B" w:rsidRPr="00257E3B">
          <w:rPr>
            <w:rStyle w:val="af3"/>
            <w:b/>
            <w:bCs w:val="0"/>
          </w:rPr>
          <w:t>系统设计</w:t>
        </w:r>
        <w:r w:rsidR="00257E3B" w:rsidRPr="00257E3B">
          <w:rPr>
            <w:webHidden/>
          </w:rPr>
          <w:tab/>
        </w:r>
        <w:r w:rsidR="00257E3B" w:rsidRPr="00257E3B">
          <w:rPr>
            <w:webHidden/>
          </w:rPr>
          <w:fldChar w:fldCharType="begin"/>
        </w:r>
        <w:r w:rsidR="00257E3B" w:rsidRPr="00257E3B">
          <w:rPr>
            <w:webHidden/>
          </w:rPr>
          <w:instrText xml:space="preserve"> PAGEREF _Toc72610894 \h </w:instrText>
        </w:r>
        <w:r w:rsidR="00257E3B" w:rsidRPr="00257E3B">
          <w:rPr>
            <w:webHidden/>
          </w:rPr>
        </w:r>
        <w:r w:rsidR="00257E3B" w:rsidRPr="00257E3B">
          <w:rPr>
            <w:webHidden/>
          </w:rPr>
          <w:fldChar w:fldCharType="separate"/>
        </w:r>
        <w:r w:rsidR="005F3244">
          <w:rPr>
            <w:webHidden/>
          </w:rPr>
          <w:t>22</w:t>
        </w:r>
        <w:r w:rsidR="00257E3B" w:rsidRPr="00257E3B">
          <w:rPr>
            <w:webHidden/>
          </w:rPr>
          <w:fldChar w:fldCharType="end"/>
        </w:r>
      </w:hyperlink>
    </w:p>
    <w:p w14:paraId="349FB3C5" w14:textId="7F0AFC8A"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95" w:history="1">
        <w:r w:rsidR="00257E3B" w:rsidRPr="00257E3B">
          <w:rPr>
            <w:rStyle w:val="af3"/>
            <w:rFonts w:ascii="Times New Roman" w:hAnsi="Times New Roman"/>
            <w:bCs/>
            <w:noProof/>
            <w:sz w:val="24"/>
            <w:szCs w:val="24"/>
          </w:rPr>
          <w:t xml:space="preserve">4.1 </w:t>
        </w:r>
        <w:r w:rsidR="00257E3B" w:rsidRPr="00257E3B">
          <w:rPr>
            <w:rStyle w:val="af3"/>
            <w:rFonts w:ascii="Times New Roman" w:hAnsi="Times New Roman"/>
            <w:bCs/>
            <w:noProof/>
            <w:sz w:val="24"/>
            <w:szCs w:val="24"/>
          </w:rPr>
          <w:t>系统总体架构设计</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_Toc72610895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22</w:t>
        </w:r>
        <w:r w:rsidR="00257E3B" w:rsidRPr="00257E3B">
          <w:rPr>
            <w:rFonts w:ascii="Times New Roman" w:hAnsi="Times New Roman"/>
            <w:bCs/>
            <w:noProof/>
            <w:webHidden/>
            <w:sz w:val="24"/>
            <w:szCs w:val="24"/>
          </w:rPr>
          <w:fldChar w:fldCharType="end"/>
        </w:r>
      </w:hyperlink>
    </w:p>
    <w:p w14:paraId="6DC06E1F" w14:textId="14D1503B"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896" w:history="1">
        <w:r w:rsidR="00257E3B" w:rsidRPr="00257E3B">
          <w:rPr>
            <w:rStyle w:val="af3"/>
            <w:rFonts w:ascii="Times New Roman" w:hAnsi="Times New Roman"/>
            <w:bCs/>
            <w:noProof/>
            <w:sz w:val="24"/>
            <w:szCs w:val="24"/>
          </w:rPr>
          <w:t xml:space="preserve">4.2 </w:t>
        </w:r>
        <w:r w:rsidR="00257E3B" w:rsidRPr="00257E3B">
          <w:rPr>
            <w:rStyle w:val="af3"/>
            <w:rFonts w:ascii="Times New Roman" w:hAnsi="Times New Roman"/>
            <w:bCs/>
            <w:noProof/>
            <w:sz w:val="24"/>
            <w:szCs w:val="24"/>
          </w:rPr>
          <w:t>数据库设计</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22</w:t>
        </w:r>
        <w:r w:rsidR="00257E3B" w:rsidRPr="00257E3B">
          <w:rPr>
            <w:rFonts w:ascii="Times New Roman" w:hAnsi="Times New Roman"/>
            <w:bCs/>
            <w:noProof/>
            <w:webHidden/>
            <w:sz w:val="24"/>
            <w:szCs w:val="24"/>
          </w:rPr>
          <w:fldChar w:fldCharType="end"/>
        </w:r>
      </w:hyperlink>
    </w:p>
    <w:p w14:paraId="0A4D8823" w14:textId="19FE6CEC"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7" w:history="1">
        <w:r w:rsidR="00257E3B" w:rsidRPr="00257E3B">
          <w:rPr>
            <w:rStyle w:val="af3"/>
            <w:rFonts w:ascii="Times New Roman" w:hAnsi="Times New Roman"/>
            <w:bCs/>
            <w:noProof/>
            <w:sz w:val="24"/>
            <w:szCs w:val="24"/>
          </w:rPr>
          <w:t xml:space="preserve">4.2.1 </w:t>
        </w:r>
        <w:r w:rsidR="00257E3B" w:rsidRPr="00257E3B">
          <w:rPr>
            <w:rStyle w:val="af3"/>
            <w:rFonts w:ascii="Times New Roman" w:hAnsi="Times New Roman"/>
            <w:bCs/>
            <w:noProof/>
            <w:sz w:val="24"/>
            <w:szCs w:val="24"/>
          </w:rPr>
          <w:t>逻辑结构设计</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_Toc72610897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23</w:t>
        </w:r>
        <w:r w:rsidR="00257E3B" w:rsidRPr="00257E3B">
          <w:rPr>
            <w:rFonts w:ascii="Times New Roman" w:hAnsi="Times New Roman"/>
            <w:bCs/>
            <w:noProof/>
            <w:webHidden/>
            <w:sz w:val="24"/>
            <w:szCs w:val="24"/>
          </w:rPr>
          <w:fldChar w:fldCharType="end"/>
        </w:r>
      </w:hyperlink>
    </w:p>
    <w:p w14:paraId="5B6C5758" w14:textId="2AF47FB6"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8" w:history="1">
        <w:r w:rsidR="00257E3B" w:rsidRPr="00257E3B">
          <w:rPr>
            <w:rStyle w:val="af3"/>
            <w:rFonts w:ascii="Times New Roman" w:hAnsi="Times New Roman"/>
            <w:bCs/>
            <w:noProof/>
            <w:sz w:val="24"/>
            <w:szCs w:val="24"/>
          </w:rPr>
          <w:t xml:space="preserve">4.2.2 </w:t>
        </w:r>
        <w:r w:rsidR="00257E3B" w:rsidRPr="00257E3B">
          <w:rPr>
            <w:rStyle w:val="af3"/>
            <w:rFonts w:ascii="Times New Roman" w:hAnsi="Times New Roman"/>
            <w:bCs/>
            <w:noProof/>
            <w:sz w:val="24"/>
            <w:szCs w:val="24"/>
          </w:rPr>
          <w:t>物理设计</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_Toc72610898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26</w:t>
        </w:r>
        <w:r w:rsidR="00257E3B" w:rsidRPr="00257E3B">
          <w:rPr>
            <w:rFonts w:ascii="Times New Roman" w:hAnsi="Times New Roman"/>
            <w:bCs/>
            <w:noProof/>
            <w:webHidden/>
            <w:sz w:val="24"/>
            <w:szCs w:val="24"/>
          </w:rPr>
          <w:fldChar w:fldCharType="end"/>
        </w:r>
      </w:hyperlink>
    </w:p>
    <w:p w14:paraId="665FA063" w14:textId="07FF0E4B"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899" w:history="1">
        <w:r w:rsidR="00257E3B" w:rsidRPr="00257E3B">
          <w:rPr>
            <w:rStyle w:val="af3"/>
            <w:rFonts w:ascii="Times New Roman" w:hAnsi="Times New Roman"/>
            <w:bCs/>
            <w:noProof/>
            <w:sz w:val="24"/>
            <w:szCs w:val="24"/>
          </w:rPr>
          <w:t xml:space="preserve">4.2.3 </w:t>
        </w:r>
        <w:r w:rsidR="00257E3B" w:rsidRPr="00257E3B">
          <w:rPr>
            <w:rStyle w:val="af3"/>
            <w:rFonts w:ascii="Times New Roman" w:hAnsi="Times New Roman"/>
            <w:bCs/>
            <w:noProof/>
            <w:sz w:val="24"/>
            <w:szCs w:val="24"/>
          </w:rPr>
          <w:t>触发器设计</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_Toc72610899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29</w:t>
        </w:r>
        <w:r w:rsidR="00257E3B" w:rsidRPr="00257E3B">
          <w:rPr>
            <w:rFonts w:ascii="Times New Roman" w:hAnsi="Times New Roman"/>
            <w:bCs/>
            <w:noProof/>
            <w:webHidden/>
            <w:sz w:val="24"/>
            <w:szCs w:val="24"/>
          </w:rPr>
          <w:fldChar w:fldCharType="end"/>
        </w:r>
      </w:hyperlink>
    </w:p>
    <w:p w14:paraId="7D98D27F" w14:textId="37A233A7"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900" w:history="1">
        <w:r w:rsidR="00257E3B" w:rsidRPr="00257E3B">
          <w:rPr>
            <w:rStyle w:val="af3"/>
            <w:rFonts w:ascii="Times New Roman" w:hAnsi="Times New Roman"/>
            <w:bCs/>
            <w:noProof/>
            <w:sz w:val="24"/>
            <w:szCs w:val="24"/>
          </w:rPr>
          <w:t xml:space="preserve">4.3 </w:t>
        </w:r>
        <w:r w:rsidR="00257E3B" w:rsidRPr="00257E3B">
          <w:rPr>
            <w:rStyle w:val="af3"/>
            <w:rFonts w:ascii="Times New Roman" w:hAnsi="Times New Roman"/>
            <w:bCs/>
            <w:noProof/>
            <w:sz w:val="24"/>
            <w:szCs w:val="24"/>
          </w:rPr>
          <w:t>后台接口设计</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_Toc72610900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30</w:t>
        </w:r>
        <w:r w:rsidR="00257E3B" w:rsidRPr="00257E3B">
          <w:rPr>
            <w:rFonts w:ascii="Times New Roman" w:hAnsi="Times New Roman"/>
            <w:bCs/>
            <w:noProof/>
            <w:webHidden/>
            <w:sz w:val="24"/>
            <w:szCs w:val="24"/>
          </w:rPr>
          <w:fldChar w:fldCharType="end"/>
        </w:r>
      </w:hyperlink>
    </w:p>
    <w:p w14:paraId="6AD05EDA" w14:textId="250A338D" w:rsidR="00257E3B" w:rsidRPr="003F2A5A" w:rsidRDefault="00BE69D0" w:rsidP="00687862">
      <w:pPr>
        <w:pStyle w:val="TOC1"/>
        <w:rPr>
          <w:color w:val="auto"/>
        </w:rPr>
      </w:pPr>
      <w:hyperlink w:anchor="_Toc72610901" w:history="1">
        <w:r w:rsidR="00257E3B" w:rsidRPr="003F2A5A">
          <w:rPr>
            <w:rStyle w:val="af3"/>
            <w:b/>
            <w:bCs w:val="0"/>
          </w:rPr>
          <w:t>第</w:t>
        </w:r>
        <w:r w:rsidR="00257E3B" w:rsidRPr="003F2A5A">
          <w:rPr>
            <w:rStyle w:val="af3"/>
            <w:b/>
            <w:bCs w:val="0"/>
          </w:rPr>
          <w:t>5</w:t>
        </w:r>
        <w:r w:rsidR="00257E3B" w:rsidRPr="003F2A5A">
          <w:rPr>
            <w:rStyle w:val="af3"/>
            <w:b/>
            <w:bCs w:val="0"/>
          </w:rPr>
          <w:t>章</w:t>
        </w:r>
        <w:r w:rsidR="00257E3B" w:rsidRPr="003F2A5A">
          <w:rPr>
            <w:rStyle w:val="af3"/>
            <w:b/>
            <w:bCs w:val="0"/>
          </w:rPr>
          <w:t xml:space="preserve"> </w:t>
        </w:r>
        <w:r w:rsidR="00257E3B" w:rsidRPr="003F2A5A">
          <w:rPr>
            <w:rStyle w:val="af3"/>
            <w:b/>
            <w:bCs w:val="0"/>
          </w:rPr>
          <w:t>系统实现</w:t>
        </w:r>
        <w:r w:rsidR="00257E3B" w:rsidRPr="003F2A5A">
          <w:rPr>
            <w:webHidden/>
          </w:rPr>
          <w:tab/>
        </w:r>
        <w:r w:rsidR="00257E3B" w:rsidRPr="003F2A5A">
          <w:rPr>
            <w:webHidden/>
          </w:rPr>
          <w:fldChar w:fldCharType="begin"/>
        </w:r>
        <w:r w:rsidR="00257E3B" w:rsidRPr="003F2A5A">
          <w:rPr>
            <w:webHidden/>
          </w:rPr>
          <w:instrText xml:space="preserve"> PAGEREF _Toc72610901 \h </w:instrText>
        </w:r>
        <w:r w:rsidR="00257E3B" w:rsidRPr="003F2A5A">
          <w:rPr>
            <w:webHidden/>
          </w:rPr>
        </w:r>
        <w:r w:rsidR="00257E3B" w:rsidRPr="003F2A5A">
          <w:rPr>
            <w:webHidden/>
          </w:rPr>
          <w:fldChar w:fldCharType="separate"/>
        </w:r>
        <w:r w:rsidR="005F3244">
          <w:rPr>
            <w:webHidden/>
          </w:rPr>
          <w:t>32</w:t>
        </w:r>
        <w:r w:rsidR="00257E3B" w:rsidRPr="003F2A5A">
          <w:rPr>
            <w:webHidden/>
          </w:rPr>
          <w:fldChar w:fldCharType="end"/>
        </w:r>
      </w:hyperlink>
    </w:p>
    <w:p w14:paraId="56D3AFD4" w14:textId="199F2C6C"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902" w:history="1">
        <w:r w:rsidR="00257E3B" w:rsidRPr="00257E3B">
          <w:rPr>
            <w:rStyle w:val="af3"/>
            <w:rFonts w:ascii="Times New Roman" w:hAnsi="Times New Roman"/>
            <w:bCs/>
            <w:noProof/>
            <w:sz w:val="24"/>
            <w:szCs w:val="24"/>
          </w:rPr>
          <w:t xml:space="preserve">5.1 </w:t>
        </w:r>
        <w:r w:rsidR="00257E3B" w:rsidRPr="00257E3B">
          <w:rPr>
            <w:rStyle w:val="af3"/>
            <w:rFonts w:ascii="Times New Roman" w:hAnsi="Times New Roman"/>
            <w:bCs/>
            <w:noProof/>
            <w:sz w:val="24"/>
            <w:szCs w:val="24"/>
          </w:rPr>
          <w:t>系统主要功能页面展示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32</w:t>
        </w:r>
        <w:r w:rsidR="00257E3B" w:rsidRPr="00257E3B">
          <w:rPr>
            <w:rFonts w:ascii="Times New Roman" w:hAnsi="Times New Roman"/>
            <w:bCs/>
            <w:noProof/>
            <w:webHidden/>
            <w:sz w:val="24"/>
            <w:szCs w:val="24"/>
          </w:rPr>
          <w:fldChar w:fldCharType="end"/>
        </w:r>
      </w:hyperlink>
    </w:p>
    <w:p w14:paraId="120D41BE" w14:textId="588B07BB"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3" w:history="1">
        <w:r w:rsidR="00257E3B" w:rsidRPr="00257E3B">
          <w:rPr>
            <w:rStyle w:val="af3"/>
            <w:rFonts w:ascii="Times New Roman" w:hAnsi="Times New Roman"/>
            <w:bCs/>
            <w:noProof/>
            <w:sz w:val="24"/>
            <w:szCs w:val="24"/>
          </w:rPr>
          <w:t xml:space="preserve">5.1.1 </w:t>
        </w:r>
        <w:r w:rsidR="00257E3B" w:rsidRPr="00257E3B">
          <w:rPr>
            <w:rStyle w:val="af3"/>
            <w:rFonts w:ascii="Times New Roman" w:hAnsi="Times New Roman"/>
            <w:bCs/>
            <w:noProof/>
            <w:sz w:val="24"/>
            <w:szCs w:val="24"/>
          </w:rPr>
          <w:t>主页面展示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32</w:t>
        </w:r>
        <w:r w:rsidR="00257E3B" w:rsidRPr="00257E3B">
          <w:rPr>
            <w:rFonts w:ascii="Times New Roman" w:hAnsi="Times New Roman"/>
            <w:bCs/>
            <w:noProof/>
            <w:webHidden/>
            <w:sz w:val="24"/>
            <w:szCs w:val="24"/>
          </w:rPr>
          <w:fldChar w:fldCharType="end"/>
        </w:r>
      </w:hyperlink>
    </w:p>
    <w:p w14:paraId="219FD4D1" w14:textId="557FEB0F"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4" w:history="1">
        <w:r w:rsidR="00257E3B" w:rsidRPr="00257E3B">
          <w:rPr>
            <w:rStyle w:val="af3"/>
            <w:rFonts w:ascii="Times New Roman" w:hAnsi="Times New Roman"/>
            <w:bCs/>
            <w:noProof/>
            <w:sz w:val="24"/>
            <w:szCs w:val="24"/>
          </w:rPr>
          <w:t xml:space="preserve">5.1.2 </w:t>
        </w:r>
        <w:r w:rsidR="00257E3B" w:rsidRPr="00257E3B">
          <w:rPr>
            <w:rStyle w:val="af3"/>
            <w:rFonts w:ascii="Times New Roman" w:hAnsi="Times New Roman"/>
            <w:bCs/>
            <w:noProof/>
            <w:sz w:val="24"/>
            <w:szCs w:val="24"/>
          </w:rPr>
          <w:t>开发工具页面展示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_Toc72610904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32</w:t>
        </w:r>
        <w:r w:rsidR="00257E3B" w:rsidRPr="00257E3B">
          <w:rPr>
            <w:rFonts w:ascii="Times New Roman" w:hAnsi="Times New Roman"/>
            <w:bCs/>
            <w:noProof/>
            <w:webHidden/>
            <w:sz w:val="24"/>
            <w:szCs w:val="24"/>
          </w:rPr>
          <w:fldChar w:fldCharType="end"/>
        </w:r>
      </w:hyperlink>
    </w:p>
    <w:p w14:paraId="0BB411A6" w14:textId="40C3EB6B"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5" w:history="1">
        <w:r w:rsidR="00257E3B" w:rsidRPr="00257E3B">
          <w:rPr>
            <w:rStyle w:val="af3"/>
            <w:rFonts w:ascii="Times New Roman" w:hAnsi="Times New Roman"/>
            <w:bCs/>
            <w:noProof/>
            <w:sz w:val="24"/>
            <w:szCs w:val="24"/>
          </w:rPr>
          <w:t xml:space="preserve">5.1.3 </w:t>
        </w:r>
        <w:r w:rsidR="00257E3B" w:rsidRPr="00257E3B">
          <w:rPr>
            <w:rStyle w:val="af3"/>
            <w:rFonts w:ascii="Times New Roman" w:hAnsi="Times New Roman"/>
            <w:bCs/>
            <w:noProof/>
            <w:sz w:val="24"/>
            <w:szCs w:val="24"/>
          </w:rPr>
          <w:t>登录模块展示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_Toc72610905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33</w:t>
        </w:r>
        <w:r w:rsidR="00257E3B" w:rsidRPr="00257E3B">
          <w:rPr>
            <w:rFonts w:ascii="Times New Roman" w:hAnsi="Times New Roman"/>
            <w:bCs/>
            <w:noProof/>
            <w:webHidden/>
            <w:sz w:val="24"/>
            <w:szCs w:val="24"/>
          </w:rPr>
          <w:fldChar w:fldCharType="end"/>
        </w:r>
      </w:hyperlink>
    </w:p>
    <w:p w14:paraId="1615B7DE" w14:textId="6C2B11E9"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6" w:history="1">
        <w:r w:rsidR="00257E3B" w:rsidRPr="00257E3B">
          <w:rPr>
            <w:rStyle w:val="af3"/>
            <w:rFonts w:ascii="Times New Roman" w:hAnsi="Times New Roman"/>
            <w:bCs/>
            <w:noProof/>
            <w:sz w:val="24"/>
            <w:szCs w:val="24"/>
          </w:rPr>
          <w:t xml:space="preserve">5.1.4 </w:t>
        </w:r>
        <w:r w:rsidR="00257E3B" w:rsidRPr="00257E3B">
          <w:rPr>
            <w:rStyle w:val="af3"/>
            <w:rFonts w:ascii="Times New Roman" w:hAnsi="Times New Roman"/>
            <w:bCs/>
            <w:noProof/>
            <w:sz w:val="24"/>
            <w:szCs w:val="24"/>
          </w:rPr>
          <w:t>社区页面展示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34</w:t>
        </w:r>
        <w:r w:rsidR="00257E3B" w:rsidRPr="00257E3B">
          <w:rPr>
            <w:rFonts w:ascii="Times New Roman" w:hAnsi="Times New Roman"/>
            <w:bCs/>
            <w:noProof/>
            <w:webHidden/>
            <w:sz w:val="24"/>
            <w:szCs w:val="24"/>
          </w:rPr>
          <w:fldChar w:fldCharType="end"/>
        </w:r>
      </w:hyperlink>
    </w:p>
    <w:p w14:paraId="5A3B79B7" w14:textId="499A09C4"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7" w:history="1">
        <w:r w:rsidR="00257E3B" w:rsidRPr="00257E3B">
          <w:rPr>
            <w:rStyle w:val="af3"/>
            <w:rFonts w:ascii="Times New Roman" w:hAnsi="Times New Roman"/>
            <w:bCs/>
            <w:noProof/>
            <w:sz w:val="24"/>
            <w:szCs w:val="24"/>
          </w:rPr>
          <w:t xml:space="preserve">5.1.5 </w:t>
        </w:r>
        <w:r w:rsidR="00257E3B" w:rsidRPr="00257E3B">
          <w:rPr>
            <w:rStyle w:val="af3"/>
            <w:rFonts w:ascii="Times New Roman" w:hAnsi="Times New Roman"/>
            <w:bCs/>
            <w:noProof/>
            <w:sz w:val="24"/>
            <w:szCs w:val="24"/>
          </w:rPr>
          <w:t>文章发布页面</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_Toc72610907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35</w:t>
        </w:r>
        <w:r w:rsidR="00257E3B" w:rsidRPr="00257E3B">
          <w:rPr>
            <w:rFonts w:ascii="Times New Roman" w:hAnsi="Times New Roman"/>
            <w:bCs/>
            <w:noProof/>
            <w:webHidden/>
            <w:sz w:val="24"/>
            <w:szCs w:val="24"/>
          </w:rPr>
          <w:fldChar w:fldCharType="end"/>
        </w:r>
      </w:hyperlink>
    </w:p>
    <w:p w14:paraId="36B958EB" w14:textId="0F894EC2"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8" w:history="1">
        <w:r w:rsidR="00257E3B" w:rsidRPr="00257E3B">
          <w:rPr>
            <w:rStyle w:val="af3"/>
            <w:rFonts w:ascii="Times New Roman" w:hAnsi="Times New Roman"/>
            <w:bCs/>
            <w:noProof/>
            <w:sz w:val="24"/>
            <w:szCs w:val="24"/>
          </w:rPr>
          <w:t xml:space="preserve">5.1.6 </w:t>
        </w:r>
        <w:r w:rsidR="00257E3B" w:rsidRPr="00257E3B">
          <w:rPr>
            <w:rStyle w:val="af3"/>
            <w:rFonts w:ascii="Times New Roman" w:hAnsi="Times New Roman"/>
            <w:bCs/>
            <w:noProof/>
            <w:sz w:val="24"/>
            <w:szCs w:val="24"/>
          </w:rPr>
          <w:t>文章详情页面</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_Toc72610908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36</w:t>
        </w:r>
        <w:r w:rsidR="00257E3B" w:rsidRPr="00257E3B">
          <w:rPr>
            <w:rFonts w:ascii="Times New Roman" w:hAnsi="Times New Roman"/>
            <w:bCs/>
            <w:noProof/>
            <w:webHidden/>
            <w:sz w:val="24"/>
            <w:szCs w:val="24"/>
          </w:rPr>
          <w:fldChar w:fldCharType="end"/>
        </w:r>
      </w:hyperlink>
    </w:p>
    <w:p w14:paraId="7F94F760" w14:textId="5BB4DD8E"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09" w:history="1">
        <w:r w:rsidR="00257E3B" w:rsidRPr="00257E3B">
          <w:rPr>
            <w:rStyle w:val="af3"/>
            <w:rFonts w:ascii="Times New Roman" w:hAnsi="Times New Roman"/>
            <w:bCs/>
            <w:noProof/>
            <w:sz w:val="24"/>
            <w:szCs w:val="24"/>
          </w:rPr>
          <w:t xml:space="preserve">5.1.7 </w:t>
        </w:r>
        <w:r w:rsidR="00257E3B" w:rsidRPr="00257E3B">
          <w:rPr>
            <w:rStyle w:val="af3"/>
            <w:rFonts w:ascii="Times New Roman" w:hAnsi="Times New Roman"/>
            <w:bCs/>
            <w:noProof/>
            <w:sz w:val="24"/>
            <w:szCs w:val="24"/>
          </w:rPr>
          <w:t>用户个人中心页面</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_Toc72610909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37</w:t>
        </w:r>
        <w:r w:rsidR="00257E3B" w:rsidRPr="00257E3B">
          <w:rPr>
            <w:rFonts w:ascii="Times New Roman" w:hAnsi="Times New Roman"/>
            <w:bCs/>
            <w:noProof/>
            <w:webHidden/>
            <w:sz w:val="24"/>
            <w:szCs w:val="24"/>
          </w:rPr>
          <w:fldChar w:fldCharType="end"/>
        </w:r>
      </w:hyperlink>
    </w:p>
    <w:p w14:paraId="10E30D12" w14:textId="642374C8"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10" w:history="1">
        <w:r w:rsidR="00257E3B" w:rsidRPr="00257E3B">
          <w:rPr>
            <w:rStyle w:val="af3"/>
            <w:rFonts w:ascii="Times New Roman" w:hAnsi="Times New Roman"/>
            <w:bCs/>
            <w:noProof/>
            <w:sz w:val="24"/>
            <w:szCs w:val="24"/>
          </w:rPr>
          <w:t xml:space="preserve">5.1.8 </w:t>
        </w:r>
        <w:r w:rsidR="00257E3B" w:rsidRPr="00257E3B">
          <w:rPr>
            <w:rStyle w:val="af3"/>
            <w:rFonts w:ascii="Times New Roman" w:hAnsi="Times New Roman"/>
            <w:bCs/>
            <w:noProof/>
            <w:sz w:val="24"/>
            <w:szCs w:val="24"/>
          </w:rPr>
          <w:t>用户信息修改模块</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_Toc72610910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37</w:t>
        </w:r>
        <w:r w:rsidR="00257E3B" w:rsidRPr="00257E3B">
          <w:rPr>
            <w:rFonts w:ascii="Times New Roman" w:hAnsi="Times New Roman"/>
            <w:bCs/>
            <w:noProof/>
            <w:webHidden/>
            <w:sz w:val="24"/>
            <w:szCs w:val="24"/>
          </w:rPr>
          <w:fldChar w:fldCharType="end"/>
        </w:r>
      </w:hyperlink>
    </w:p>
    <w:p w14:paraId="7179344B" w14:textId="4DB02B00"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911" w:history="1">
        <w:r w:rsidR="00257E3B" w:rsidRPr="00257E3B">
          <w:rPr>
            <w:rStyle w:val="af3"/>
            <w:rFonts w:ascii="Times New Roman" w:hAnsi="Times New Roman"/>
            <w:bCs/>
            <w:noProof/>
            <w:sz w:val="24"/>
            <w:szCs w:val="24"/>
          </w:rPr>
          <w:t xml:space="preserve">5.2 </w:t>
        </w:r>
        <w:r w:rsidR="00257E3B" w:rsidRPr="00257E3B">
          <w:rPr>
            <w:rStyle w:val="af3"/>
            <w:rFonts w:ascii="Times New Roman" w:hAnsi="Times New Roman"/>
            <w:bCs/>
            <w:noProof/>
            <w:sz w:val="24"/>
            <w:szCs w:val="24"/>
          </w:rPr>
          <w:t>系统部分功能实现</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_Toc72610911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38</w:t>
        </w:r>
        <w:r w:rsidR="00257E3B" w:rsidRPr="00257E3B">
          <w:rPr>
            <w:rFonts w:ascii="Times New Roman" w:hAnsi="Times New Roman"/>
            <w:bCs/>
            <w:noProof/>
            <w:webHidden/>
            <w:sz w:val="24"/>
            <w:szCs w:val="24"/>
          </w:rPr>
          <w:fldChar w:fldCharType="end"/>
        </w:r>
      </w:hyperlink>
    </w:p>
    <w:p w14:paraId="51D80965" w14:textId="3586DAC0"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12" w:history="1">
        <w:r w:rsidR="00257E3B" w:rsidRPr="00257E3B">
          <w:rPr>
            <w:rStyle w:val="af3"/>
            <w:rFonts w:ascii="Times New Roman" w:hAnsi="Times New Roman"/>
            <w:bCs/>
            <w:noProof/>
            <w:sz w:val="24"/>
            <w:szCs w:val="24"/>
          </w:rPr>
          <w:t>5.2.1 MD5</w:t>
        </w:r>
        <w:r w:rsidR="00257E3B" w:rsidRPr="00257E3B">
          <w:rPr>
            <w:rStyle w:val="af3"/>
            <w:rFonts w:ascii="Times New Roman" w:hAnsi="Times New Roman"/>
            <w:bCs/>
            <w:noProof/>
            <w:sz w:val="24"/>
            <w:szCs w:val="24"/>
          </w:rPr>
          <w:t>加密</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38</w:t>
        </w:r>
        <w:r w:rsidR="00257E3B" w:rsidRPr="00257E3B">
          <w:rPr>
            <w:rFonts w:ascii="Times New Roman" w:hAnsi="Times New Roman"/>
            <w:bCs/>
            <w:noProof/>
            <w:webHidden/>
            <w:sz w:val="24"/>
            <w:szCs w:val="24"/>
          </w:rPr>
          <w:fldChar w:fldCharType="end"/>
        </w:r>
      </w:hyperlink>
    </w:p>
    <w:p w14:paraId="67ED541C" w14:textId="422E4605"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13" w:history="1">
        <w:r w:rsidR="00257E3B" w:rsidRPr="00257E3B">
          <w:rPr>
            <w:rStyle w:val="af3"/>
            <w:rFonts w:ascii="Times New Roman" w:hAnsi="Times New Roman"/>
            <w:bCs/>
            <w:noProof/>
            <w:sz w:val="24"/>
            <w:szCs w:val="24"/>
          </w:rPr>
          <w:t>5.2.2 MarkDown</w:t>
        </w:r>
        <w:r w:rsidR="00257E3B" w:rsidRPr="00257E3B">
          <w:rPr>
            <w:rStyle w:val="af3"/>
            <w:rFonts w:ascii="Times New Roman" w:hAnsi="Times New Roman"/>
            <w:bCs/>
            <w:noProof/>
            <w:sz w:val="24"/>
            <w:szCs w:val="24"/>
          </w:rPr>
          <w:t>语法解析</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38</w:t>
        </w:r>
        <w:r w:rsidR="00257E3B" w:rsidRPr="00257E3B">
          <w:rPr>
            <w:rFonts w:ascii="Times New Roman" w:hAnsi="Times New Roman"/>
            <w:bCs/>
            <w:noProof/>
            <w:webHidden/>
            <w:sz w:val="24"/>
            <w:szCs w:val="24"/>
          </w:rPr>
          <w:fldChar w:fldCharType="end"/>
        </w:r>
      </w:hyperlink>
    </w:p>
    <w:p w14:paraId="16C0B002" w14:textId="5D1C73B4"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14" w:history="1">
        <w:r w:rsidR="00257E3B" w:rsidRPr="00257E3B">
          <w:rPr>
            <w:rStyle w:val="af3"/>
            <w:rFonts w:ascii="Times New Roman" w:hAnsi="Times New Roman"/>
            <w:bCs/>
            <w:noProof/>
            <w:sz w:val="24"/>
            <w:szCs w:val="24"/>
          </w:rPr>
          <w:t xml:space="preserve">5.2.3 </w:t>
        </w:r>
        <w:r w:rsidR="00257E3B" w:rsidRPr="00257E3B">
          <w:rPr>
            <w:rStyle w:val="af3"/>
            <w:rFonts w:ascii="Times New Roman" w:hAnsi="Times New Roman"/>
            <w:bCs/>
            <w:noProof/>
            <w:sz w:val="24"/>
            <w:szCs w:val="24"/>
          </w:rPr>
          <w:t>前端数据持久化</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_Toc72610914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38</w:t>
        </w:r>
        <w:r w:rsidR="00257E3B" w:rsidRPr="00257E3B">
          <w:rPr>
            <w:rFonts w:ascii="Times New Roman" w:hAnsi="Times New Roman"/>
            <w:bCs/>
            <w:noProof/>
            <w:webHidden/>
            <w:sz w:val="24"/>
            <w:szCs w:val="24"/>
          </w:rPr>
          <w:fldChar w:fldCharType="end"/>
        </w:r>
      </w:hyperlink>
    </w:p>
    <w:p w14:paraId="792CFD89" w14:textId="4AF662C2" w:rsidR="00257E3B" w:rsidRPr="003F2A5A" w:rsidRDefault="00BE69D0" w:rsidP="00687862">
      <w:pPr>
        <w:pStyle w:val="TOC1"/>
        <w:rPr>
          <w:color w:val="auto"/>
        </w:rPr>
      </w:pPr>
      <w:hyperlink w:anchor="_Toc72610915" w:history="1">
        <w:r w:rsidR="00257E3B" w:rsidRPr="003F2A5A">
          <w:rPr>
            <w:rStyle w:val="af3"/>
            <w:b/>
            <w:bCs w:val="0"/>
          </w:rPr>
          <w:t>第</w:t>
        </w:r>
        <w:r w:rsidR="00257E3B" w:rsidRPr="003F2A5A">
          <w:rPr>
            <w:rStyle w:val="af3"/>
            <w:b/>
            <w:bCs w:val="0"/>
          </w:rPr>
          <w:t>6</w:t>
        </w:r>
        <w:r w:rsidR="00257E3B" w:rsidRPr="003F2A5A">
          <w:rPr>
            <w:rStyle w:val="af3"/>
            <w:b/>
            <w:bCs w:val="0"/>
          </w:rPr>
          <w:t>章</w:t>
        </w:r>
        <w:r w:rsidR="00257E3B" w:rsidRPr="003F2A5A">
          <w:rPr>
            <w:rStyle w:val="af3"/>
            <w:b/>
            <w:bCs w:val="0"/>
          </w:rPr>
          <w:t xml:space="preserve"> </w:t>
        </w:r>
        <w:r w:rsidR="00257E3B" w:rsidRPr="003F2A5A">
          <w:rPr>
            <w:rStyle w:val="af3"/>
            <w:b/>
            <w:bCs w:val="0"/>
          </w:rPr>
          <w:t>系统测试</w:t>
        </w:r>
        <w:r w:rsidR="00257E3B" w:rsidRPr="003F2A5A">
          <w:rPr>
            <w:webHidden/>
          </w:rPr>
          <w:tab/>
        </w:r>
        <w:r w:rsidR="00257E3B" w:rsidRPr="003F2A5A">
          <w:rPr>
            <w:webHidden/>
          </w:rPr>
          <w:fldChar w:fldCharType="begin"/>
        </w:r>
        <w:r w:rsidR="00257E3B" w:rsidRPr="003F2A5A">
          <w:rPr>
            <w:webHidden/>
          </w:rPr>
          <w:instrText xml:space="preserve"> PAGEREF _Toc72610915 \h </w:instrText>
        </w:r>
        <w:r w:rsidR="00257E3B" w:rsidRPr="003F2A5A">
          <w:rPr>
            <w:webHidden/>
          </w:rPr>
        </w:r>
        <w:r w:rsidR="00257E3B" w:rsidRPr="003F2A5A">
          <w:rPr>
            <w:webHidden/>
          </w:rPr>
          <w:fldChar w:fldCharType="separate"/>
        </w:r>
        <w:r w:rsidR="005F3244">
          <w:rPr>
            <w:webHidden/>
          </w:rPr>
          <w:t>39</w:t>
        </w:r>
        <w:r w:rsidR="00257E3B" w:rsidRPr="003F2A5A">
          <w:rPr>
            <w:webHidden/>
          </w:rPr>
          <w:fldChar w:fldCharType="end"/>
        </w:r>
      </w:hyperlink>
    </w:p>
    <w:p w14:paraId="4E07758B" w14:textId="49B3633D"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916" w:history="1">
        <w:r w:rsidR="00257E3B" w:rsidRPr="00257E3B">
          <w:rPr>
            <w:rStyle w:val="af3"/>
            <w:rFonts w:ascii="Times New Roman" w:hAnsi="Times New Roman"/>
            <w:bCs/>
            <w:noProof/>
            <w:sz w:val="24"/>
            <w:szCs w:val="24"/>
          </w:rPr>
          <w:t xml:space="preserve">6.1 </w:t>
        </w:r>
        <w:r w:rsidR="00257E3B" w:rsidRPr="00257E3B">
          <w:rPr>
            <w:rStyle w:val="af3"/>
            <w:rFonts w:ascii="Times New Roman" w:hAnsi="Times New Roman"/>
            <w:bCs/>
            <w:noProof/>
            <w:sz w:val="24"/>
            <w:szCs w:val="24"/>
          </w:rPr>
          <w:t>测试的原理和目的</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39</w:t>
        </w:r>
        <w:r w:rsidR="00257E3B" w:rsidRPr="00257E3B">
          <w:rPr>
            <w:rFonts w:ascii="Times New Roman" w:hAnsi="Times New Roman"/>
            <w:bCs/>
            <w:noProof/>
            <w:webHidden/>
            <w:sz w:val="24"/>
            <w:szCs w:val="24"/>
          </w:rPr>
          <w:fldChar w:fldCharType="end"/>
        </w:r>
      </w:hyperlink>
    </w:p>
    <w:p w14:paraId="0F352A3E" w14:textId="0739AFAB"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917" w:history="1">
        <w:r w:rsidR="00257E3B" w:rsidRPr="00257E3B">
          <w:rPr>
            <w:rStyle w:val="af3"/>
            <w:rFonts w:ascii="Times New Roman" w:hAnsi="Times New Roman"/>
            <w:bCs/>
            <w:noProof/>
            <w:sz w:val="24"/>
            <w:szCs w:val="24"/>
          </w:rPr>
          <w:t xml:space="preserve">6.2 </w:t>
        </w:r>
        <w:r w:rsidR="00257E3B" w:rsidRPr="00257E3B">
          <w:rPr>
            <w:rStyle w:val="af3"/>
            <w:rFonts w:ascii="Times New Roman" w:hAnsi="Times New Roman"/>
            <w:bCs/>
            <w:noProof/>
            <w:sz w:val="24"/>
            <w:szCs w:val="24"/>
          </w:rPr>
          <w:t>测试方法</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_Toc72610917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39</w:t>
        </w:r>
        <w:r w:rsidR="00257E3B" w:rsidRPr="00257E3B">
          <w:rPr>
            <w:rFonts w:ascii="Times New Roman" w:hAnsi="Times New Roman"/>
            <w:bCs/>
            <w:noProof/>
            <w:webHidden/>
            <w:sz w:val="24"/>
            <w:szCs w:val="24"/>
          </w:rPr>
          <w:fldChar w:fldCharType="end"/>
        </w:r>
      </w:hyperlink>
    </w:p>
    <w:p w14:paraId="05A250B6" w14:textId="1F93BC47" w:rsidR="00257E3B" w:rsidRPr="00257E3B" w:rsidRDefault="00BE69D0" w:rsidP="00687862">
      <w:pPr>
        <w:pStyle w:val="TOC2"/>
        <w:tabs>
          <w:tab w:val="right" w:leader="dot" w:pos="8494"/>
        </w:tabs>
        <w:spacing w:line="360" w:lineRule="auto"/>
        <w:rPr>
          <w:rFonts w:ascii="Times New Roman" w:hAnsi="Times New Roman"/>
          <w:bCs/>
          <w:noProof/>
          <w:sz w:val="24"/>
          <w:szCs w:val="24"/>
        </w:rPr>
      </w:pPr>
      <w:hyperlink w:anchor="_Toc72610918" w:history="1">
        <w:r w:rsidR="00257E3B" w:rsidRPr="00257E3B">
          <w:rPr>
            <w:rStyle w:val="af3"/>
            <w:rFonts w:ascii="Times New Roman" w:hAnsi="Times New Roman"/>
            <w:bCs/>
            <w:noProof/>
            <w:sz w:val="24"/>
            <w:szCs w:val="24"/>
          </w:rPr>
          <w:t xml:space="preserve">6.3 </w:t>
        </w:r>
        <w:r w:rsidR="00257E3B" w:rsidRPr="00257E3B">
          <w:rPr>
            <w:rStyle w:val="af3"/>
            <w:rFonts w:ascii="Times New Roman" w:hAnsi="Times New Roman"/>
            <w:bCs/>
            <w:noProof/>
            <w:sz w:val="24"/>
            <w:szCs w:val="24"/>
          </w:rPr>
          <w:t>测试实例</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_Toc72610918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40</w:t>
        </w:r>
        <w:r w:rsidR="00257E3B" w:rsidRPr="00257E3B">
          <w:rPr>
            <w:rFonts w:ascii="Times New Roman" w:hAnsi="Times New Roman"/>
            <w:bCs/>
            <w:noProof/>
            <w:webHidden/>
            <w:sz w:val="24"/>
            <w:szCs w:val="24"/>
          </w:rPr>
          <w:fldChar w:fldCharType="end"/>
        </w:r>
      </w:hyperlink>
    </w:p>
    <w:p w14:paraId="3EFF14D5" w14:textId="73A4314F"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19" w:history="1">
        <w:r w:rsidR="00257E3B" w:rsidRPr="00257E3B">
          <w:rPr>
            <w:rStyle w:val="af3"/>
            <w:rFonts w:ascii="Times New Roman" w:hAnsi="Times New Roman"/>
            <w:bCs/>
            <w:noProof/>
            <w:sz w:val="24"/>
            <w:szCs w:val="24"/>
          </w:rPr>
          <w:t xml:space="preserve">6.3.1 </w:t>
        </w:r>
        <w:r w:rsidR="00257E3B" w:rsidRPr="00257E3B">
          <w:rPr>
            <w:rStyle w:val="af3"/>
            <w:rFonts w:ascii="Times New Roman" w:hAnsi="Times New Roman"/>
            <w:bCs/>
            <w:noProof/>
            <w:sz w:val="24"/>
            <w:szCs w:val="24"/>
          </w:rPr>
          <w:t>用户登录</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_Toc72610919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40</w:t>
        </w:r>
        <w:r w:rsidR="00257E3B" w:rsidRPr="00257E3B">
          <w:rPr>
            <w:rFonts w:ascii="Times New Roman" w:hAnsi="Times New Roman"/>
            <w:bCs/>
            <w:noProof/>
            <w:webHidden/>
            <w:sz w:val="24"/>
            <w:szCs w:val="24"/>
          </w:rPr>
          <w:fldChar w:fldCharType="end"/>
        </w:r>
      </w:hyperlink>
    </w:p>
    <w:p w14:paraId="5ACF0A7E" w14:textId="5372D9A0"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0" w:history="1">
        <w:r w:rsidR="00257E3B" w:rsidRPr="00257E3B">
          <w:rPr>
            <w:rStyle w:val="af3"/>
            <w:rFonts w:ascii="Times New Roman" w:hAnsi="Times New Roman"/>
            <w:bCs/>
            <w:noProof/>
            <w:sz w:val="24"/>
            <w:szCs w:val="24"/>
          </w:rPr>
          <w:t xml:space="preserve">6.3.2 </w:t>
        </w:r>
        <w:r w:rsidR="00257E3B" w:rsidRPr="00257E3B">
          <w:rPr>
            <w:rStyle w:val="af3"/>
            <w:rFonts w:ascii="Times New Roman" w:hAnsi="Times New Roman"/>
            <w:bCs/>
            <w:noProof/>
            <w:sz w:val="24"/>
            <w:szCs w:val="24"/>
          </w:rPr>
          <w:t>自动登录</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_Toc72610920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40</w:t>
        </w:r>
        <w:r w:rsidR="00257E3B" w:rsidRPr="00257E3B">
          <w:rPr>
            <w:rFonts w:ascii="Times New Roman" w:hAnsi="Times New Roman"/>
            <w:bCs/>
            <w:noProof/>
            <w:webHidden/>
            <w:sz w:val="24"/>
            <w:szCs w:val="24"/>
          </w:rPr>
          <w:fldChar w:fldCharType="end"/>
        </w:r>
      </w:hyperlink>
    </w:p>
    <w:p w14:paraId="53D258D1" w14:textId="05D51EA1"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1" w:history="1">
        <w:r w:rsidR="00257E3B" w:rsidRPr="00257E3B">
          <w:rPr>
            <w:rStyle w:val="af3"/>
            <w:rFonts w:ascii="Times New Roman" w:hAnsi="Times New Roman"/>
            <w:bCs/>
            <w:noProof/>
            <w:sz w:val="24"/>
            <w:szCs w:val="24"/>
          </w:rPr>
          <w:t xml:space="preserve">6.3.3 </w:t>
        </w:r>
        <w:r w:rsidR="00257E3B" w:rsidRPr="00257E3B">
          <w:rPr>
            <w:rStyle w:val="af3"/>
            <w:rFonts w:ascii="Times New Roman" w:hAnsi="Times New Roman"/>
            <w:bCs/>
            <w:noProof/>
            <w:sz w:val="24"/>
            <w:szCs w:val="24"/>
          </w:rPr>
          <w:t>发布文章</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_Toc72610921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40</w:t>
        </w:r>
        <w:r w:rsidR="00257E3B" w:rsidRPr="00257E3B">
          <w:rPr>
            <w:rFonts w:ascii="Times New Roman" w:hAnsi="Times New Roman"/>
            <w:bCs/>
            <w:noProof/>
            <w:webHidden/>
            <w:sz w:val="24"/>
            <w:szCs w:val="24"/>
          </w:rPr>
          <w:fldChar w:fldCharType="end"/>
        </w:r>
      </w:hyperlink>
    </w:p>
    <w:p w14:paraId="47A629FC" w14:textId="5E197543"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2" w:history="1">
        <w:r w:rsidR="00257E3B" w:rsidRPr="00257E3B">
          <w:rPr>
            <w:rStyle w:val="af3"/>
            <w:rFonts w:ascii="Times New Roman" w:hAnsi="Times New Roman"/>
            <w:bCs/>
            <w:noProof/>
            <w:sz w:val="24"/>
            <w:szCs w:val="24"/>
          </w:rPr>
          <w:t xml:space="preserve">6.3.4 </w:t>
        </w:r>
        <w:r w:rsidR="00257E3B" w:rsidRPr="00257E3B">
          <w:rPr>
            <w:rStyle w:val="af3"/>
            <w:rFonts w:ascii="Times New Roman" w:hAnsi="Times New Roman"/>
            <w:bCs/>
            <w:noProof/>
            <w:sz w:val="24"/>
            <w:szCs w:val="24"/>
          </w:rPr>
          <w:t>发表评论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_Toc72610922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41</w:t>
        </w:r>
        <w:r w:rsidR="00257E3B" w:rsidRPr="00257E3B">
          <w:rPr>
            <w:rFonts w:ascii="Times New Roman" w:hAnsi="Times New Roman"/>
            <w:bCs/>
            <w:noProof/>
            <w:webHidden/>
            <w:sz w:val="24"/>
            <w:szCs w:val="24"/>
          </w:rPr>
          <w:fldChar w:fldCharType="end"/>
        </w:r>
      </w:hyperlink>
    </w:p>
    <w:p w14:paraId="4CA57D24" w14:textId="26BF8B38"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3" w:history="1">
        <w:r w:rsidR="00257E3B" w:rsidRPr="00257E3B">
          <w:rPr>
            <w:rStyle w:val="af3"/>
            <w:rFonts w:ascii="Times New Roman" w:hAnsi="Times New Roman"/>
            <w:bCs/>
            <w:noProof/>
            <w:sz w:val="24"/>
            <w:szCs w:val="24"/>
          </w:rPr>
          <w:t xml:space="preserve">6.3.5 </w:t>
        </w:r>
        <w:r w:rsidR="00257E3B" w:rsidRPr="00257E3B">
          <w:rPr>
            <w:rStyle w:val="af3"/>
            <w:rFonts w:ascii="Times New Roman" w:hAnsi="Times New Roman"/>
            <w:bCs/>
            <w:noProof/>
            <w:sz w:val="24"/>
            <w:szCs w:val="24"/>
          </w:rPr>
          <w:t>分类查看社区文章</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_Toc72610923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41</w:t>
        </w:r>
        <w:r w:rsidR="00257E3B" w:rsidRPr="00257E3B">
          <w:rPr>
            <w:rFonts w:ascii="Times New Roman" w:hAnsi="Times New Roman"/>
            <w:bCs/>
            <w:noProof/>
            <w:webHidden/>
            <w:sz w:val="24"/>
            <w:szCs w:val="24"/>
          </w:rPr>
          <w:fldChar w:fldCharType="end"/>
        </w:r>
      </w:hyperlink>
    </w:p>
    <w:p w14:paraId="03BEAAB2" w14:textId="6AD510D0"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4" w:history="1">
        <w:r w:rsidR="00257E3B" w:rsidRPr="00257E3B">
          <w:rPr>
            <w:rStyle w:val="af3"/>
            <w:rFonts w:ascii="Times New Roman" w:hAnsi="Times New Roman"/>
            <w:bCs/>
            <w:noProof/>
            <w:sz w:val="24"/>
            <w:szCs w:val="24"/>
          </w:rPr>
          <w:t xml:space="preserve">6.3.6 </w:t>
        </w:r>
        <w:r w:rsidR="00257E3B" w:rsidRPr="00257E3B">
          <w:rPr>
            <w:rStyle w:val="af3"/>
            <w:rFonts w:ascii="Times New Roman" w:hAnsi="Times New Roman"/>
            <w:bCs/>
            <w:noProof/>
            <w:sz w:val="24"/>
            <w:szCs w:val="24"/>
          </w:rPr>
          <w:t>删除文章或评论</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_Toc72610924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41</w:t>
        </w:r>
        <w:r w:rsidR="00257E3B" w:rsidRPr="00257E3B">
          <w:rPr>
            <w:rFonts w:ascii="Times New Roman" w:hAnsi="Times New Roman"/>
            <w:bCs/>
            <w:noProof/>
            <w:webHidden/>
            <w:sz w:val="24"/>
            <w:szCs w:val="24"/>
          </w:rPr>
          <w:fldChar w:fldCharType="end"/>
        </w:r>
      </w:hyperlink>
    </w:p>
    <w:p w14:paraId="44A70F42" w14:textId="19D0A3D1"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5" w:history="1">
        <w:r w:rsidR="00257E3B" w:rsidRPr="00257E3B">
          <w:rPr>
            <w:rStyle w:val="af3"/>
            <w:rFonts w:ascii="Times New Roman" w:hAnsi="Times New Roman"/>
            <w:bCs/>
            <w:noProof/>
            <w:sz w:val="24"/>
            <w:szCs w:val="24"/>
          </w:rPr>
          <w:t xml:space="preserve">6.3.7 </w:t>
        </w:r>
        <w:r w:rsidR="00257E3B" w:rsidRPr="00257E3B">
          <w:rPr>
            <w:rStyle w:val="af3"/>
            <w:rFonts w:ascii="Times New Roman" w:hAnsi="Times New Roman"/>
            <w:bCs/>
            <w:noProof/>
            <w:sz w:val="24"/>
            <w:szCs w:val="24"/>
          </w:rPr>
          <w:t>查看个人中心</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_Toc72610925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42</w:t>
        </w:r>
        <w:r w:rsidR="00257E3B" w:rsidRPr="00257E3B">
          <w:rPr>
            <w:rFonts w:ascii="Times New Roman" w:hAnsi="Times New Roman"/>
            <w:bCs/>
            <w:noProof/>
            <w:webHidden/>
            <w:sz w:val="24"/>
            <w:szCs w:val="24"/>
          </w:rPr>
          <w:fldChar w:fldCharType="end"/>
        </w:r>
      </w:hyperlink>
    </w:p>
    <w:p w14:paraId="58013157" w14:textId="4CCBAEA6" w:rsidR="00257E3B" w:rsidRPr="00257E3B" w:rsidRDefault="00BE69D0" w:rsidP="00687862">
      <w:pPr>
        <w:pStyle w:val="TOC3"/>
        <w:tabs>
          <w:tab w:val="right" w:leader="dot" w:pos="8494"/>
        </w:tabs>
        <w:spacing w:line="360" w:lineRule="auto"/>
        <w:rPr>
          <w:rFonts w:ascii="Times New Roman" w:hAnsi="Times New Roman"/>
          <w:bCs/>
          <w:noProof/>
          <w:sz w:val="24"/>
          <w:szCs w:val="24"/>
        </w:rPr>
      </w:pPr>
      <w:hyperlink w:anchor="_Toc72610926" w:history="1">
        <w:r w:rsidR="00257E3B" w:rsidRPr="00257E3B">
          <w:rPr>
            <w:rStyle w:val="af3"/>
            <w:rFonts w:ascii="Times New Roman" w:hAnsi="Times New Roman"/>
            <w:bCs/>
            <w:noProof/>
            <w:sz w:val="24"/>
            <w:szCs w:val="24"/>
          </w:rPr>
          <w:t xml:space="preserve">6.3.8 </w:t>
        </w:r>
        <w:r w:rsidR="00257E3B" w:rsidRPr="00257E3B">
          <w:rPr>
            <w:rStyle w:val="af3"/>
            <w:rFonts w:ascii="Times New Roman" w:hAnsi="Times New Roman"/>
            <w:bCs/>
            <w:noProof/>
            <w:sz w:val="24"/>
            <w:szCs w:val="24"/>
          </w:rPr>
          <w:t>修改个人信息</w:t>
        </w:r>
        <w:r w:rsidR="00257E3B" w:rsidRPr="00257E3B">
          <w:rPr>
            <w:rFonts w:ascii="Times New Roman" w:hAnsi="Times New Roman"/>
            <w:bCs/>
            <w:noProof/>
            <w:webHidden/>
            <w:sz w:val="24"/>
            <w:szCs w:val="24"/>
          </w:rPr>
          <w:tab/>
        </w:r>
        <w:r w:rsidR="00257E3B" w:rsidRPr="00257E3B">
          <w:rPr>
            <w:rFonts w:ascii="Times New Roman" w:hAnsi="Times New Roman"/>
            <w:bCs/>
            <w:noProof/>
            <w:webHidden/>
            <w:sz w:val="24"/>
            <w:szCs w:val="24"/>
          </w:rPr>
          <w:fldChar w:fldCharType="begin"/>
        </w:r>
        <w:r w:rsidR="00257E3B" w:rsidRPr="00257E3B">
          <w:rPr>
            <w:rFonts w:ascii="Times New Roman" w:hAnsi="Times New Roman"/>
            <w:bCs/>
            <w:noProof/>
            <w:webHidden/>
            <w:sz w:val="24"/>
            <w:szCs w:val="24"/>
          </w:rPr>
          <w:instrText xml:space="preserve"> PAGEREF _Toc72610926 \h </w:instrText>
        </w:r>
        <w:r w:rsidR="00257E3B" w:rsidRPr="00257E3B">
          <w:rPr>
            <w:rFonts w:ascii="Times New Roman" w:hAnsi="Times New Roman"/>
            <w:bCs/>
            <w:noProof/>
            <w:webHidden/>
            <w:sz w:val="24"/>
            <w:szCs w:val="24"/>
          </w:rPr>
        </w:r>
        <w:r w:rsidR="00257E3B" w:rsidRPr="00257E3B">
          <w:rPr>
            <w:rFonts w:ascii="Times New Roman" w:hAnsi="Times New Roman"/>
            <w:bCs/>
            <w:noProof/>
            <w:webHidden/>
            <w:sz w:val="24"/>
            <w:szCs w:val="24"/>
          </w:rPr>
          <w:fldChar w:fldCharType="separate"/>
        </w:r>
        <w:r w:rsidR="005F3244">
          <w:rPr>
            <w:rFonts w:ascii="Times New Roman" w:hAnsi="Times New Roman"/>
            <w:bCs/>
            <w:noProof/>
            <w:webHidden/>
            <w:sz w:val="24"/>
            <w:szCs w:val="24"/>
          </w:rPr>
          <w:t>42</w:t>
        </w:r>
        <w:r w:rsidR="00257E3B" w:rsidRPr="00257E3B">
          <w:rPr>
            <w:rFonts w:ascii="Times New Roman" w:hAnsi="Times New Roman"/>
            <w:bCs/>
            <w:noProof/>
            <w:webHidden/>
            <w:sz w:val="24"/>
            <w:szCs w:val="24"/>
          </w:rPr>
          <w:fldChar w:fldCharType="end"/>
        </w:r>
      </w:hyperlink>
    </w:p>
    <w:p w14:paraId="40CEB2B1" w14:textId="0D9AD14E" w:rsidR="00257E3B" w:rsidRPr="003F2A5A" w:rsidRDefault="00BE69D0" w:rsidP="00687862">
      <w:pPr>
        <w:pStyle w:val="TOC1"/>
        <w:rPr>
          <w:b/>
          <w:bCs w:val="0"/>
          <w:color w:val="auto"/>
        </w:rPr>
      </w:pPr>
      <w:hyperlink w:anchor="_Toc72610927" w:history="1">
        <w:r w:rsidR="00257E3B" w:rsidRPr="003F2A5A">
          <w:rPr>
            <w:rStyle w:val="af3"/>
            <w:b/>
            <w:bCs w:val="0"/>
          </w:rPr>
          <w:t>第</w:t>
        </w:r>
        <w:r w:rsidR="00257E3B" w:rsidRPr="003F2A5A">
          <w:rPr>
            <w:rStyle w:val="af3"/>
            <w:b/>
            <w:bCs w:val="0"/>
          </w:rPr>
          <w:t>7</w:t>
        </w:r>
        <w:r w:rsidR="00257E3B" w:rsidRPr="003F2A5A">
          <w:rPr>
            <w:rStyle w:val="af3"/>
            <w:b/>
            <w:bCs w:val="0"/>
          </w:rPr>
          <w:t>章</w:t>
        </w:r>
        <w:r w:rsidR="00257E3B" w:rsidRPr="003F2A5A">
          <w:rPr>
            <w:rStyle w:val="af3"/>
            <w:b/>
            <w:bCs w:val="0"/>
          </w:rPr>
          <w:t xml:space="preserve"> </w:t>
        </w:r>
        <w:r w:rsidR="00257E3B" w:rsidRPr="003F2A5A">
          <w:rPr>
            <w:rStyle w:val="af3"/>
            <w:b/>
            <w:bCs w:val="0"/>
          </w:rPr>
          <w:t>总结与展望</w:t>
        </w:r>
        <w:r w:rsidR="00257E3B" w:rsidRPr="003F2A5A">
          <w:rPr>
            <w:b/>
            <w:bCs w:val="0"/>
            <w:webHidden/>
          </w:rPr>
          <w:tab/>
        </w:r>
        <w:r w:rsidR="00257E3B" w:rsidRPr="003F2A5A">
          <w:rPr>
            <w:b/>
            <w:bCs w:val="0"/>
            <w:webHidden/>
          </w:rPr>
          <w:fldChar w:fldCharType="begin"/>
        </w:r>
        <w:r w:rsidR="00257E3B" w:rsidRPr="003F2A5A">
          <w:rPr>
            <w:b/>
            <w:bCs w:val="0"/>
            <w:webHidden/>
          </w:rPr>
          <w:instrText xml:space="preserve"> PAGEREF _Toc72610927 \h </w:instrText>
        </w:r>
        <w:r w:rsidR="00257E3B" w:rsidRPr="003F2A5A">
          <w:rPr>
            <w:b/>
            <w:bCs w:val="0"/>
            <w:webHidden/>
          </w:rPr>
        </w:r>
        <w:r w:rsidR="00257E3B" w:rsidRPr="003F2A5A">
          <w:rPr>
            <w:b/>
            <w:bCs w:val="0"/>
            <w:webHidden/>
          </w:rPr>
          <w:fldChar w:fldCharType="separate"/>
        </w:r>
        <w:r w:rsidR="005F3244">
          <w:rPr>
            <w:b/>
            <w:bCs w:val="0"/>
            <w:webHidden/>
          </w:rPr>
          <w:t>44</w:t>
        </w:r>
        <w:r w:rsidR="00257E3B" w:rsidRPr="003F2A5A">
          <w:rPr>
            <w:b/>
            <w:bCs w:val="0"/>
            <w:webHidden/>
          </w:rPr>
          <w:fldChar w:fldCharType="end"/>
        </w:r>
      </w:hyperlink>
    </w:p>
    <w:p w14:paraId="54AA1335" w14:textId="648D7306" w:rsidR="00257E3B" w:rsidRPr="003F2A5A" w:rsidRDefault="00BE69D0" w:rsidP="00687862">
      <w:pPr>
        <w:pStyle w:val="TOC1"/>
        <w:rPr>
          <w:b/>
          <w:bCs w:val="0"/>
          <w:color w:val="auto"/>
        </w:rPr>
      </w:pPr>
      <w:hyperlink w:anchor="_Toc72610928" w:history="1">
        <w:r w:rsidR="00257E3B" w:rsidRPr="003F2A5A">
          <w:rPr>
            <w:rStyle w:val="af3"/>
            <w:b/>
            <w:bCs w:val="0"/>
          </w:rPr>
          <w:t>参考文献</w:t>
        </w:r>
        <w:r w:rsidR="00257E3B" w:rsidRPr="003F2A5A">
          <w:rPr>
            <w:b/>
            <w:bCs w:val="0"/>
            <w:webHidden/>
          </w:rPr>
          <w:tab/>
        </w:r>
        <w:r w:rsidR="00257E3B" w:rsidRPr="003F2A5A">
          <w:rPr>
            <w:b/>
            <w:bCs w:val="0"/>
            <w:webHidden/>
          </w:rPr>
          <w:fldChar w:fldCharType="begin"/>
        </w:r>
        <w:r w:rsidR="00257E3B" w:rsidRPr="003F2A5A">
          <w:rPr>
            <w:b/>
            <w:bCs w:val="0"/>
            <w:webHidden/>
          </w:rPr>
          <w:instrText xml:space="preserve"> PAGEREF _Toc72610928 \h </w:instrText>
        </w:r>
        <w:r w:rsidR="00257E3B" w:rsidRPr="003F2A5A">
          <w:rPr>
            <w:b/>
            <w:bCs w:val="0"/>
            <w:webHidden/>
          </w:rPr>
        </w:r>
        <w:r w:rsidR="00257E3B" w:rsidRPr="003F2A5A">
          <w:rPr>
            <w:b/>
            <w:bCs w:val="0"/>
            <w:webHidden/>
          </w:rPr>
          <w:fldChar w:fldCharType="separate"/>
        </w:r>
        <w:r w:rsidR="005F3244">
          <w:rPr>
            <w:b/>
            <w:bCs w:val="0"/>
            <w:webHidden/>
          </w:rPr>
          <w:t>45</w:t>
        </w:r>
        <w:r w:rsidR="00257E3B" w:rsidRPr="003F2A5A">
          <w:rPr>
            <w:b/>
            <w:bCs w:val="0"/>
            <w:webHidden/>
          </w:rPr>
          <w:fldChar w:fldCharType="end"/>
        </w:r>
      </w:hyperlink>
    </w:p>
    <w:p w14:paraId="1BAFA91B" w14:textId="2CF0D5B0" w:rsidR="00257E3B" w:rsidRPr="003F2A5A" w:rsidRDefault="00BE69D0" w:rsidP="00687862">
      <w:pPr>
        <w:pStyle w:val="TOC1"/>
        <w:rPr>
          <w:b/>
          <w:bCs w:val="0"/>
          <w:color w:val="auto"/>
        </w:rPr>
      </w:pPr>
      <w:hyperlink w:anchor="_Toc72610929" w:history="1">
        <w:r w:rsidR="00257E3B" w:rsidRPr="003F2A5A">
          <w:rPr>
            <w:rStyle w:val="af3"/>
            <w:b/>
            <w:bCs w:val="0"/>
          </w:rPr>
          <w:t>致谢</w:t>
        </w:r>
        <w:r w:rsidR="00257E3B" w:rsidRPr="003F2A5A">
          <w:rPr>
            <w:b/>
            <w:bCs w:val="0"/>
            <w:webHidden/>
          </w:rPr>
          <w:tab/>
        </w:r>
        <w:r w:rsidR="00257E3B" w:rsidRPr="003F2A5A">
          <w:rPr>
            <w:b/>
            <w:bCs w:val="0"/>
            <w:webHidden/>
          </w:rPr>
          <w:fldChar w:fldCharType="begin"/>
        </w:r>
        <w:r w:rsidR="00257E3B" w:rsidRPr="003F2A5A">
          <w:rPr>
            <w:b/>
            <w:bCs w:val="0"/>
            <w:webHidden/>
          </w:rPr>
          <w:instrText xml:space="preserve"> PAGEREF _Toc72610929 \h </w:instrText>
        </w:r>
        <w:r w:rsidR="00257E3B" w:rsidRPr="003F2A5A">
          <w:rPr>
            <w:b/>
            <w:bCs w:val="0"/>
            <w:webHidden/>
          </w:rPr>
        </w:r>
        <w:r w:rsidR="00257E3B" w:rsidRPr="003F2A5A">
          <w:rPr>
            <w:b/>
            <w:bCs w:val="0"/>
            <w:webHidden/>
          </w:rPr>
          <w:fldChar w:fldCharType="separate"/>
        </w:r>
        <w:r w:rsidR="005F3244">
          <w:rPr>
            <w:b/>
            <w:bCs w:val="0"/>
            <w:webHidden/>
          </w:rPr>
          <w:t>46</w:t>
        </w:r>
        <w:r w:rsidR="00257E3B" w:rsidRPr="003F2A5A">
          <w:rPr>
            <w:b/>
            <w:bCs w:val="0"/>
            <w:webHidden/>
          </w:rPr>
          <w:fldChar w:fldCharType="end"/>
        </w:r>
      </w:hyperlink>
    </w:p>
    <w:p w14:paraId="1BC5006C" w14:textId="3CF723E9" w:rsidR="00E427C5" w:rsidRDefault="002879CB" w:rsidP="00687862">
      <w:pPr>
        <w:spacing w:line="360" w:lineRule="auto"/>
        <w:rPr>
          <w:rFonts w:ascii="Times New Roman" w:eastAsia="黑体" w:hAnsi="Times New Roman"/>
          <w:b/>
          <w:sz w:val="24"/>
          <w:szCs w:val="24"/>
        </w:rPr>
      </w:pPr>
      <w:r w:rsidRPr="00257E3B">
        <w:rPr>
          <w:rFonts w:ascii="Times New Roman" w:hAnsi="Times New Roman"/>
          <w:bCs/>
          <w:color w:val="000000" w:themeColor="text1"/>
          <w:sz w:val="24"/>
          <w:szCs w:val="24"/>
        </w:rPr>
        <w:fldChar w:fldCharType="end"/>
      </w:r>
    </w:p>
    <w:p w14:paraId="77A6119E" w14:textId="77777777" w:rsidR="00E427C5" w:rsidRDefault="00E427C5" w:rsidP="00E427C5">
      <w:pPr>
        <w:spacing w:line="460" w:lineRule="exact"/>
        <w:rPr>
          <w:rFonts w:ascii="Times New Roman" w:hAnsi="Times New Roman"/>
          <w:sz w:val="24"/>
          <w:szCs w:val="24"/>
        </w:rPr>
        <w:sectPr w:rsidR="00E427C5">
          <w:footerReference w:type="default" r:id="rId12"/>
          <w:pgSz w:w="11906" w:h="16838"/>
          <w:pgMar w:top="1418" w:right="1701" w:bottom="1418" w:left="1701" w:header="851" w:footer="992" w:gutter="0"/>
          <w:pgNumType w:fmt="upperRoman" w:start="1"/>
          <w:cols w:space="425"/>
          <w:docGrid w:type="lines" w:linePitch="312"/>
        </w:sectPr>
      </w:pPr>
    </w:p>
    <w:p w14:paraId="6A51AF16" w14:textId="6ED03B5D" w:rsidR="00E427C5" w:rsidRDefault="00E427C5" w:rsidP="002766CD">
      <w:pPr>
        <w:spacing w:beforeLines="80" w:before="249" w:afterLines="50" w:after="156" w:line="460" w:lineRule="exact"/>
        <w:jc w:val="center"/>
        <w:outlineLvl w:val="0"/>
        <w:rPr>
          <w:rFonts w:ascii="Times New Roman" w:eastAsia="楷体_GB2312" w:hAnsi="Times New Roman"/>
          <w:szCs w:val="24"/>
        </w:rPr>
      </w:pPr>
      <w:bookmarkStart w:id="6" w:name="_Toc72610860"/>
      <w:r>
        <w:rPr>
          <w:rFonts w:ascii="Times New Roman" w:eastAsia="黑体" w:hAnsi="Times New Roman" w:hint="eastAsia"/>
          <w:b/>
          <w:sz w:val="36"/>
          <w:szCs w:val="36"/>
        </w:rPr>
        <w:lastRenderedPageBreak/>
        <w:t>第</w:t>
      </w:r>
      <w:r>
        <w:rPr>
          <w:rFonts w:ascii="Times New Roman" w:eastAsia="黑体" w:hAnsi="Times New Roman"/>
          <w:b/>
          <w:sz w:val="36"/>
          <w:szCs w:val="36"/>
        </w:rPr>
        <w:t>1</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绪论</w:t>
      </w:r>
      <w:bookmarkEnd w:id="6"/>
    </w:p>
    <w:p w14:paraId="32C0284E" w14:textId="0F1A295D" w:rsidR="00E427C5" w:rsidRDefault="00E427C5" w:rsidP="00E427C5">
      <w:pPr>
        <w:spacing w:line="360" w:lineRule="auto"/>
        <w:outlineLvl w:val="1"/>
        <w:rPr>
          <w:rFonts w:ascii="Times New Roman" w:hAnsi="Times New Roman"/>
          <w:szCs w:val="24"/>
        </w:rPr>
      </w:pPr>
      <w:bookmarkStart w:id="7" w:name="_Toc72610861"/>
      <w:r>
        <w:rPr>
          <w:rFonts w:ascii="Times New Roman" w:hAnsi="Times New Roman"/>
          <w:b/>
          <w:sz w:val="28"/>
          <w:szCs w:val="28"/>
        </w:rPr>
        <w:t>1.1</w:t>
      </w:r>
      <w:r>
        <w:rPr>
          <w:rFonts w:ascii="Times New Roman" w:eastAsia="黑体" w:hAnsi="Times New Roman"/>
          <w:sz w:val="28"/>
          <w:szCs w:val="28"/>
        </w:rPr>
        <w:t xml:space="preserve"> </w:t>
      </w:r>
      <w:r w:rsidR="00D22C61">
        <w:rPr>
          <w:rFonts w:ascii="Times New Roman" w:eastAsia="黑体" w:hAnsi="Times New Roman" w:hint="eastAsia"/>
          <w:b/>
          <w:sz w:val="28"/>
          <w:szCs w:val="28"/>
        </w:rPr>
        <w:t>项目</w:t>
      </w:r>
      <w:r w:rsidR="00F2536F">
        <w:rPr>
          <w:rFonts w:ascii="Times New Roman" w:eastAsia="黑体" w:hAnsi="Times New Roman" w:hint="eastAsia"/>
          <w:b/>
          <w:sz w:val="28"/>
          <w:szCs w:val="28"/>
        </w:rPr>
        <w:t>背景</w:t>
      </w:r>
      <w:bookmarkEnd w:id="7"/>
    </w:p>
    <w:p w14:paraId="28A6C946" w14:textId="75CF4F63" w:rsidR="00E427C5" w:rsidRDefault="00E427C5" w:rsidP="00E427C5">
      <w:pPr>
        <w:spacing w:line="360" w:lineRule="auto"/>
        <w:outlineLvl w:val="2"/>
        <w:rPr>
          <w:rFonts w:ascii="Times New Roman" w:eastAsia="黑体" w:hAnsi="Times New Roman"/>
          <w:sz w:val="24"/>
          <w:szCs w:val="24"/>
        </w:rPr>
      </w:pPr>
      <w:bookmarkStart w:id="8" w:name="_Toc72610862"/>
      <w:r>
        <w:rPr>
          <w:rFonts w:ascii="Times New Roman" w:eastAsia="黑体" w:hAnsi="Times New Roman"/>
          <w:b/>
          <w:sz w:val="24"/>
          <w:szCs w:val="24"/>
        </w:rPr>
        <w:t>1.1.1</w:t>
      </w:r>
      <w:r>
        <w:rPr>
          <w:rFonts w:ascii="Times New Roman" w:eastAsia="黑体" w:hAnsi="Times New Roman"/>
          <w:sz w:val="24"/>
          <w:szCs w:val="24"/>
        </w:rPr>
        <w:t xml:space="preserve"> </w:t>
      </w:r>
      <w:r w:rsidR="00D22C61">
        <w:rPr>
          <w:rFonts w:ascii="Times New Roman" w:eastAsia="黑体" w:hAnsi="Times New Roman" w:hint="eastAsia"/>
          <w:b/>
          <w:sz w:val="24"/>
          <w:szCs w:val="24"/>
        </w:rPr>
        <w:t>什么是社区</w:t>
      </w:r>
      <w:bookmarkEnd w:id="8"/>
    </w:p>
    <w:p w14:paraId="6C0E692B" w14:textId="0DDE22C7" w:rsidR="00E427C5" w:rsidRDefault="00D22C61" w:rsidP="00D22C61">
      <w:pPr>
        <w:spacing w:line="360" w:lineRule="auto"/>
        <w:ind w:firstLineChars="200" w:firstLine="480"/>
        <w:rPr>
          <w:rFonts w:ascii="Segoe UI Symbol" w:hAnsi="Segoe UI Symbol" w:cs="Segoe UI Symbol"/>
          <w:sz w:val="24"/>
          <w:szCs w:val="24"/>
        </w:rPr>
      </w:pPr>
      <w:r>
        <w:rPr>
          <w:rFonts w:ascii="Times New Roman" w:hAnsi="Times New Roman" w:hint="eastAsia"/>
          <w:sz w:val="24"/>
          <w:szCs w:val="24"/>
        </w:rPr>
        <w:t>“社区”，即</w:t>
      </w:r>
      <w:r>
        <w:rPr>
          <w:rFonts w:ascii="Times New Roman" w:hAnsi="Times New Roman" w:hint="eastAsia"/>
          <w:sz w:val="24"/>
          <w:szCs w:val="24"/>
        </w:rPr>
        <w:t>community</w:t>
      </w:r>
      <w:r>
        <w:rPr>
          <w:rFonts w:ascii="Times New Roman" w:hAnsi="Times New Roman" w:hint="eastAsia"/>
          <w:sz w:val="24"/>
          <w:szCs w:val="24"/>
        </w:rPr>
        <w:t>，</w:t>
      </w:r>
      <w:r w:rsidR="00DF270F" w:rsidRPr="00DF270F">
        <w:rPr>
          <w:rFonts w:ascii="Times New Roman" w:hAnsi="Times New Roman" w:hint="eastAsia"/>
          <w:sz w:val="24"/>
          <w:szCs w:val="24"/>
        </w:rPr>
        <w:t>是若干社会群体或社会组织聚集在某一个领域里所形成的一个生活上相互关联的大集体</w:t>
      </w:r>
      <w:r w:rsidR="000E476C">
        <w:rPr>
          <w:rFonts w:ascii="Times New Roman" w:hAnsi="Times New Roman" w:hint="eastAsia"/>
          <w:sz w:val="24"/>
          <w:szCs w:val="24"/>
        </w:rPr>
        <w:t>。</w:t>
      </w:r>
      <w:r w:rsidR="00DF270F">
        <w:rPr>
          <w:rFonts w:ascii="Times New Roman" w:hAnsi="Times New Roman" w:hint="eastAsia"/>
          <w:sz w:val="24"/>
          <w:szCs w:val="24"/>
        </w:rPr>
        <w:t>在网络中，社区则特</w:t>
      </w:r>
      <w:r w:rsidR="00DF270F">
        <w:rPr>
          <w:rFonts w:ascii="Segoe UI Symbol" w:hAnsi="Segoe UI Symbol" w:cs="Segoe UI Symbol" w:hint="eastAsia"/>
          <w:sz w:val="24"/>
          <w:szCs w:val="24"/>
        </w:rPr>
        <w:t>指网络社区，是一个以成熟社区为内容的大规模性局域网，</w:t>
      </w:r>
      <w:r w:rsidR="000E476C">
        <w:rPr>
          <w:rFonts w:ascii="Segoe UI Symbol" w:hAnsi="Segoe UI Symbol" w:cs="Segoe UI Symbol" w:hint="eastAsia"/>
          <w:sz w:val="24"/>
          <w:szCs w:val="24"/>
        </w:rPr>
        <w:t>在该网上交流空间中，</w:t>
      </w:r>
      <w:r w:rsidR="000E476C" w:rsidRPr="000E476C">
        <w:rPr>
          <w:rFonts w:ascii="Segoe UI Symbol" w:hAnsi="Segoe UI Symbol" w:cs="Segoe UI Symbol" w:hint="eastAsia"/>
          <w:sz w:val="24"/>
          <w:szCs w:val="24"/>
        </w:rPr>
        <w:t>包</w:t>
      </w:r>
      <w:r w:rsidR="000E476C" w:rsidRPr="00E50E99">
        <w:rPr>
          <w:rFonts w:ascii="Times New Roman" w:hAnsi="Times New Roman"/>
          <w:sz w:val="24"/>
          <w:szCs w:val="24"/>
        </w:rPr>
        <w:t>含有</w:t>
      </w:r>
      <w:r w:rsidR="000E476C" w:rsidRPr="00E50E99">
        <w:rPr>
          <w:rFonts w:ascii="Times New Roman" w:hAnsi="Times New Roman"/>
          <w:sz w:val="24"/>
          <w:szCs w:val="24"/>
        </w:rPr>
        <w:t>BBS/</w:t>
      </w:r>
      <w:r w:rsidR="000E476C" w:rsidRPr="00E50E99">
        <w:rPr>
          <w:rFonts w:ascii="Times New Roman" w:hAnsi="Times New Roman"/>
          <w:sz w:val="24"/>
          <w:szCs w:val="24"/>
        </w:rPr>
        <w:t>论</w:t>
      </w:r>
      <w:r w:rsidR="000E476C" w:rsidRPr="000E476C">
        <w:rPr>
          <w:rFonts w:ascii="Segoe UI Symbol" w:hAnsi="Segoe UI Symbol" w:cs="Segoe UI Symbol" w:hint="eastAsia"/>
          <w:sz w:val="24"/>
          <w:szCs w:val="24"/>
        </w:rPr>
        <w:t>坛、贴吧、公告栏、个人知识发布、群组讨论、个人空间、无线增值服务</w:t>
      </w:r>
      <w:r w:rsidR="000E476C">
        <w:rPr>
          <w:rFonts w:ascii="Segoe UI Symbol" w:hAnsi="Segoe UI Symbol" w:cs="Segoe UI Symbol" w:hint="eastAsia"/>
          <w:sz w:val="24"/>
          <w:szCs w:val="24"/>
        </w:rPr>
        <w:t>等形式。在同一主题的社区中，聚集着具有共同兴趣的社区成员。</w:t>
      </w:r>
    </w:p>
    <w:p w14:paraId="7FE59552" w14:textId="607A58FE" w:rsidR="00E427C5" w:rsidRPr="0015632C" w:rsidRDefault="000E476C" w:rsidP="0015632C">
      <w:pPr>
        <w:spacing w:line="360" w:lineRule="auto"/>
        <w:ind w:firstLineChars="200" w:firstLine="480"/>
        <w:rPr>
          <w:rFonts w:ascii="Segoe UI Symbol" w:hAnsi="Segoe UI Symbol" w:cs="Segoe UI Symbol"/>
          <w:sz w:val="24"/>
          <w:szCs w:val="24"/>
        </w:rPr>
      </w:pPr>
      <w:r w:rsidRPr="000E476C">
        <w:rPr>
          <w:rFonts w:ascii="Segoe UI Symbol" w:hAnsi="Segoe UI Symbol" w:cs="Segoe UI Symbol" w:hint="eastAsia"/>
          <w:sz w:val="24"/>
          <w:szCs w:val="24"/>
        </w:rPr>
        <w:t>在很多年前，人们把论坛说成社区；即使到了今天，人们仍然习惯叫一个论坛为某某社区。到了今天，我们对网上的社区有了更加深入全面的认识，论坛只是构成社区的一部分，是社区中的公共活动和议论的场所，是组织社区活动和体现社区文化特征的平台。</w:t>
      </w:r>
    </w:p>
    <w:p w14:paraId="2D96C2F4" w14:textId="641589C0" w:rsidR="00EB4AF2" w:rsidRDefault="00EB4AF2" w:rsidP="00EB4AF2">
      <w:pPr>
        <w:spacing w:line="360" w:lineRule="auto"/>
        <w:outlineLvl w:val="2"/>
        <w:rPr>
          <w:rFonts w:ascii="Times New Roman" w:eastAsia="黑体" w:hAnsi="Times New Roman"/>
          <w:sz w:val="24"/>
          <w:szCs w:val="24"/>
        </w:rPr>
      </w:pPr>
      <w:bookmarkStart w:id="9" w:name="_Toc72610863"/>
      <w:r>
        <w:rPr>
          <w:rFonts w:ascii="Times New Roman" w:eastAsia="黑体" w:hAnsi="Times New Roman"/>
          <w:b/>
          <w:sz w:val="24"/>
          <w:szCs w:val="24"/>
        </w:rPr>
        <w:t>1.1.2</w:t>
      </w:r>
      <w:r>
        <w:rPr>
          <w:rFonts w:ascii="Times New Roman" w:eastAsia="黑体" w:hAnsi="Times New Roman"/>
          <w:sz w:val="24"/>
          <w:szCs w:val="24"/>
        </w:rPr>
        <w:t xml:space="preserve"> </w:t>
      </w:r>
      <w:r>
        <w:rPr>
          <w:rFonts w:ascii="Times New Roman" w:eastAsia="黑体" w:hAnsi="Times New Roman" w:hint="eastAsia"/>
          <w:b/>
          <w:sz w:val="24"/>
          <w:szCs w:val="24"/>
        </w:rPr>
        <w:t>社区的技术发展</w:t>
      </w:r>
      <w:bookmarkEnd w:id="9"/>
    </w:p>
    <w:p w14:paraId="3515CCC8" w14:textId="1CF1831B" w:rsidR="00964F09" w:rsidRDefault="00FF3A90" w:rsidP="00EB4AF2">
      <w:pPr>
        <w:spacing w:line="460" w:lineRule="exact"/>
        <w:ind w:firstLine="420"/>
        <w:rPr>
          <w:rFonts w:ascii="宋体" w:hAnsi="宋体"/>
          <w:sz w:val="24"/>
          <w:szCs w:val="24"/>
        </w:rPr>
      </w:pPr>
      <w:r>
        <w:rPr>
          <w:rFonts w:ascii="宋体" w:hAnsi="宋体" w:hint="eastAsia"/>
          <w:sz w:val="24"/>
          <w:szCs w:val="24"/>
        </w:rPr>
        <w:t>调查</w:t>
      </w:r>
      <w:r w:rsidR="009A36B6">
        <w:rPr>
          <w:rFonts w:ascii="宋体" w:hAnsi="宋体" w:hint="eastAsia"/>
          <w:sz w:val="24"/>
          <w:szCs w:val="24"/>
        </w:rPr>
        <w:t>发现，各大</w:t>
      </w:r>
      <w:r w:rsidR="00B11C31">
        <w:rPr>
          <w:rFonts w:ascii="宋体" w:hAnsi="宋体" w:hint="eastAsia"/>
          <w:sz w:val="24"/>
          <w:szCs w:val="24"/>
        </w:rPr>
        <w:t>互联网</w:t>
      </w:r>
      <w:r w:rsidR="009A36B6">
        <w:rPr>
          <w:rFonts w:ascii="宋体" w:hAnsi="宋体" w:hint="eastAsia"/>
          <w:sz w:val="24"/>
          <w:szCs w:val="24"/>
        </w:rPr>
        <w:t>社区系统所使用的</w:t>
      </w:r>
      <w:r w:rsidR="00B11C31">
        <w:rPr>
          <w:rFonts w:ascii="宋体" w:hAnsi="宋体" w:hint="eastAsia"/>
          <w:sz w:val="24"/>
          <w:szCs w:val="24"/>
        </w:rPr>
        <w:t>语言不尽相同，</w:t>
      </w:r>
      <w:r w:rsidR="00B11C31" w:rsidRPr="00B11C31">
        <w:rPr>
          <w:rFonts w:ascii="宋体" w:hAnsi="宋体" w:hint="eastAsia"/>
          <w:sz w:val="24"/>
          <w:szCs w:val="24"/>
        </w:rPr>
        <w:t>语言</w:t>
      </w:r>
      <w:r w:rsidR="00B11C31">
        <w:rPr>
          <w:rFonts w:ascii="宋体" w:hAnsi="宋体" w:hint="eastAsia"/>
          <w:sz w:val="24"/>
          <w:szCs w:val="24"/>
        </w:rPr>
        <w:t>也是各有优劣</w:t>
      </w:r>
      <w:r w:rsidR="00B11C31" w:rsidRPr="00B11C31">
        <w:rPr>
          <w:rFonts w:ascii="宋体" w:hAnsi="宋体" w:hint="eastAsia"/>
          <w:sz w:val="24"/>
          <w:szCs w:val="24"/>
        </w:rPr>
        <w:t>，</w:t>
      </w:r>
      <w:r w:rsidR="00B11C31">
        <w:rPr>
          <w:rFonts w:ascii="宋体" w:hAnsi="宋体" w:hint="eastAsia"/>
          <w:sz w:val="24"/>
          <w:szCs w:val="24"/>
        </w:rPr>
        <w:t>技术的选型往往</w:t>
      </w:r>
      <w:r>
        <w:rPr>
          <w:rFonts w:ascii="宋体" w:hAnsi="宋体" w:hint="eastAsia"/>
          <w:sz w:val="24"/>
          <w:szCs w:val="24"/>
        </w:rPr>
        <w:t>参考</w:t>
      </w:r>
      <w:r w:rsidR="00B11C31">
        <w:rPr>
          <w:rFonts w:ascii="宋体" w:hAnsi="宋体" w:hint="eastAsia"/>
          <w:sz w:val="24"/>
          <w:szCs w:val="24"/>
        </w:rPr>
        <w:t>流行的技术</w:t>
      </w:r>
      <w:r>
        <w:rPr>
          <w:rFonts w:ascii="宋体" w:hAnsi="宋体" w:hint="eastAsia"/>
          <w:sz w:val="24"/>
          <w:szCs w:val="24"/>
        </w:rPr>
        <w:t>以及具体的需求。</w:t>
      </w:r>
      <w:r w:rsidRPr="00FF3A90">
        <w:rPr>
          <w:rFonts w:ascii="宋体" w:hAnsi="宋体" w:hint="eastAsia"/>
          <w:sz w:val="24"/>
          <w:szCs w:val="24"/>
        </w:rPr>
        <w:t>国内一些</w:t>
      </w:r>
      <w:proofErr w:type="gramStart"/>
      <w:r w:rsidRPr="00FF3A90">
        <w:rPr>
          <w:rFonts w:ascii="宋体" w:hAnsi="宋体" w:hint="eastAsia"/>
          <w:sz w:val="24"/>
          <w:szCs w:val="24"/>
        </w:rPr>
        <w:t>偏业务</w:t>
      </w:r>
      <w:proofErr w:type="gramEnd"/>
      <w:r w:rsidRPr="00E50E99">
        <w:rPr>
          <w:rFonts w:ascii="Times New Roman" w:hAnsi="Times New Roman"/>
          <w:sz w:val="24"/>
          <w:szCs w:val="24"/>
        </w:rPr>
        <w:t>的公司会用</w:t>
      </w:r>
      <w:r w:rsidRPr="00E50E99">
        <w:rPr>
          <w:rFonts w:ascii="Times New Roman" w:hAnsi="Times New Roman"/>
          <w:sz w:val="24"/>
          <w:szCs w:val="24"/>
        </w:rPr>
        <w:t>Java</w:t>
      </w:r>
      <w:r w:rsidRPr="00E50E99">
        <w:rPr>
          <w:rFonts w:ascii="Times New Roman" w:hAnsi="Times New Roman"/>
          <w:sz w:val="24"/>
          <w:szCs w:val="24"/>
        </w:rPr>
        <w:t>做后台开发比如淘宝，网易，</w:t>
      </w:r>
      <w:proofErr w:type="gramStart"/>
      <w:r w:rsidRPr="00E50E99">
        <w:rPr>
          <w:rFonts w:ascii="Times New Roman" w:hAnsi="Times New Roman"/>
          <w:sz w:val="24"/>
          <w:szCs w:val="24"/>
        </w:rPr>
        <w:t>美团</w:t>
      </w:r>
      <w:proofErr w:type="gramEnd"/>
      <w:r w:rsidRPr="00E50E99">
        <w:rPr>
          <w:rFonts w:ascii="Times New Roman" w:hAnsi="Times New Roman"/>
          <w:sz w:val="24"/>
          <w:szCs w:val="24"/>
        </w:rPr>
        <w:t>等。</w:t>
      </w:r>
      <w:r w:rsidRPr="00E50E99">
        <w:rPr>
          <w:rFonts w:ascii="Times New Roman" w:hAnsi="Times New Roman"/>
          <w:sz w:val="24"/>
          <w:szCs w:val="24"/>
        </w:rPr>
        <w:t>Python</w:t>
      </w:r>
      <w:r w:rsidRPr="00E50E99">
        <w:rPr>
          <w:rFonts w:ascii="Times New Roman" w:hAnsi="Times New Roman"/>
          <w:sz w:val="24"/>
          <w:szCs w:val="24"/>
        </w:rPr>
        <w:t>则是一些体</w:t>
      </w:r>
      <w:r w:rsidRPr="00FF3A90">
        <w:rPr>
          <w:rFonts w:ascii="宋体" w:hAnsi="宋体" w:hint="eastAsia"/>
          <w:sz w:val="24"/>
          <w:szCs w:val="24"/>
        </w:rPr>
        <w:t>量偏小的公司使用，例如豆瓣，知乎等</w:t>
      </w:r>
      <w:r w:rsidR="00B11C31" w:rsidRPr="00B11C31">
        <w:rPr>
          <w:rFonts w:ascii="宋体" w:hAnsi="宋体" w:hint="eastAsia"/>
          <w:sz w:val="24"/>
          <w:szCs w:val="24"/>
        </w:rPr>
        <w:t>。</w:t>
      </w:r>
    </w:p>
    <w:p w14:paraId="3D57DBFE" w14:textId="1604DA56" w:rsidR="00640DF8" w:rsidRPr="00600EC4" w:rsidRDefault="00600EC4" w:rsidP="00600EC4">
      <w:pPr>
        <w:spacing w:line="360" w:lineRule="auto"/>
        <w:ind w:firstLine="420"/>
        <w:jc w:val="center"/>
        <w:rPr>
          <w:rFonts w:ascii="黑体" w:eastAsia="黑体" w:hAnsi="黑体"/>
          <w:szCs w:val="21"/>
        </w:rPr>
      </w:pPr>
      <w:r w:rsidRPr="00600EC4">
        <w:rPr>
          <w:rFonts w:ascii="黑体" w:eastAsia="黑体" w:hAnsi="黑体" w:hint="eastAsia"/>
          <w:szCs w:val="21"/>
        </w:rPr>
        <w:t>表</w:t>
      </w:r>
      <w:r w:rsidRPr="00600EC4">
        <w:rPr>
          <w:rFonts w:ascii="Times New Roman" w:eastAsia="黑体" w:hAnsi="Times New Roman"/>
          <w:szCs w:val="21"/>
        </w:rPr>
        <w:t>1.1</w:t>
      </w:r>
      <w:r w:rsidRPr="00600EC4">
        <w:rPr>
          <w:rFonts w:ascii="黑体" w:eastAsia="黑体" w:hAnsi="黑体"/>
          <w:szCs w:val="21"/>
        </w:rPr>
        <w:t xml:space="preserve"> </w:t>
      </w:r>
      <w:r w:rsidRPr="00600EC4">
        <w:rPr>
          <w:rFonts w:ascii="黑体" w:eastAsia="黑体" w:hAnsi="黑体" w:hint="eastAsia"/>
          <w:szCs w:val="21"/>
        </w:rPr>
        <w:t>各大互联网网站系统的实现语言</w:t>
      </w:r>
    </w:p>
    <w:tbl>
      <w:tblPr>
        <w:tblStyle w:val="61"/>
        <w:tblW w:w="0" w:type="auto"/>
        <w:tblLook w:val="04A0" w:firstRow="1" w:lastRow="0" w:firstColumn="1" w:lastColumn="0" w:noHBand="0" w:noVBand="1"/>
      </w:tblPr>
      <w:tblGrid>
        <w:gridCol w:w="1441"/>
        <w:gridCol w:w="1111"/>
        <w:gridCol w:w="1559"/>
        <w:gridCol w:w="1134"/>
        <w:gridCol w:w="1276"/>
        <w:gridCol w:w="1785"/>
      </w:tblGrid>
      <w:tr w:rsidR="000D6010" w:rsidRPr="00964F09" w14:paraId="112CA1A5" w14:textId="6580BFF3" w:rsidTr="00E50E99">
        <w:trPr>
          <w:cnfStyle w:val="100000000000" w:firstRow="1" w:lastRow="0" w:firstColumn="0" w:lastColumn="0" w:oddVBand="0" w:evenVBand="0" w:oddHBand="0"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441" w:type="dxa"/>
          </w:tcPr>
          <w:p w14:paraId="74174133" w14:textId="6AABC27B" w:rsidR="000D6010" w:rsidRPr="00964F09" w:rsidRDefault="000D6010" w:rsidP="000D6010">
            <w:pPr>
              <w:spacing w:line="460" w:lineRule="exact"/>
              <w:jc w:val="center"/>
              <w:rPr>
                <w:rFonts w:ascii="宋体" w:hAnsi="宋体"/>
                <w:szCs w:val="21"/>
              </w:rPr>
            </w:pPr>
            <w:r w:rsidRPr="00964F09">
              <w:rPr>
                <w:rFonts w:ascii="宋体" w:hAnsi="宋体" w:hint="eastAsia"/>
                <w:szCs w:val="21"/>
              </w:rPr>
              <w:t>网站</w:t>
            </w:r>
          </w:p>
        </w:tc>
        <w:tc>
          <w:tcPr>
            <w:tcW w:w="1111" w:type="dxa"/>
          </w:tcPr>
          <w:p w14:paraId="3B2D3152" w14:textId="27418082" w:rsidR="000D6010" w:rsidRPr="00964F09" w:rsidRDefault="000D6010" w:rsidP="000D6010">
            <w:pPr>
              <w:spacing w:line="460" w:lineRule="exact"/>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成立时间</w:t>
            </w:r>
          </w:p>
        </w:tc>
        <w:tc>
          <w:tcPr>
            <w:tcW w:w="1559" w:type="dxa"/>
            <w:tcBorders>
              <w:right w:val="single" w:sz="4" w:space="0" w:color="000000" w:themeColor="text1"/>
            </w:tcBorders>
          </w:tcPr>
          <w:p w14:paraId="4FC9F0ED" w14:textId="1CD367E2" w:rsidR="000D6010" w:rsidRPr="00964F09" w:rsidRDefault="000D6010" w:rsidP="000D6010">
            <w:pPr>
              <w:spacing w:line="460" w:lineRule="exact"/>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964F09">
              <w:rPr>
                <w:rFonts w:ascii="宋体" w:hAnsi="宋体" w:hint="eastAsia"/>
                <w:szCs w:val="21"/>
              </w:rPr>
              <w:t>系统实现语言</w:t>
            </w:r>
          </w:p>
        </w:tc>
        <w:tc>
          <w:tcPr>
            <w:tcW w:w="1134" w:type="dxa"/>
            <w:tcBorders>
              <w:left w:val="single" w:sz="4" w:space="0" w:color="000000" w:themeColor="text1"/>
            </w:tcBorders>
          </w:tcPr>
          <w:p w14:paraId="7A114AEC" w14:textId="6C1A974D" w:rsidR="000D6010" w:rsidRPr="00964F09" w:rsidRDefault="000D6010" w:rsidP="000D6010">
            <w:pPr>
              <w:spacing w:line="460" w:lineRule="exact"/>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964F09">
              <w:rPr>
                <w:rFonts w:ascii="宋体" w:hAnsi="宋体" w:hint="eastAsia"/>
                <w:szCs w:val="21"/>
              </w:rPr>
              <w:t>网站</w:t>
            </w:r>
          </w:p>
        </w:tc>
        <w:tc>
          <w:tcPr>
            <w:tcW w:w="1276" w:type="dxa"/>
          </w:tcPr>
          <w:p w14:paraId="62A1A653" w14:textId="532B65C6" w:rsidR="000D6010" w:rsidRPr="00964F09" w:rsidRDefault="000D6010" w:rsidP="000D6010">
            <w:pPr>
              <w:spacing w:line="460" w:lineRule="exact"/>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成立时间</w:t>
            </w:r>
          </w:p>
        </w:tc>
        <w:tc>
          <w:tcPr>
            <w:tcW w:w="1785" w:type="dxa"/>
          </w:tcPr>
          <w:p w14:paraId="1750AF36" w14:textId="42EC400F" w:rsidR="000D6010" w:rsidRPr="00964F09" w:rsidRDefault="000D6010" w:rsidP="000D6010">
            <w:pPr>
              <w:spacing w:line="460" w:lineRule="exact"/>
              <w:jc w:val="center"/>
              <w:cnfStyle w:val="100000000000" w:firstRow="1" w:lastRow="0" w:firstColumn="0" w:lastColumn="0" w:oddVBand="0" w:evenVBand="0" w:oddHBand="0" w:evenHBand="0" w:firstRowFirstColumn="0" w:firstRowLastColumn="0" w:lastRowFirstColumn="0" w:lastRowLastColumn="0"/>
              <w:rPr>
                <w:rFonts w:ascii="宋体" w:hAnsi="宋体"/>
                <w:szCs w:val="21"/>
              </w:rPr>
            </w:pPr>
            <w:r w:rsidRPr="00964F09">
              <w:rPr>
                <w:rFonts w:ascii="宋体" w:hAnsi="宋体" w:hint="eastAsia"/>
                <w:szCs w:val="21"/>
              </w:rPr>
              <w:t>系统实现语言</w:t>
            </w:r>
          </w:p>
        </w:tc>
      </w:tr>
      <w:tr w:rsidR="000D6010" w:rsidRPr="00640DF8" w14:paraId="180D01AF" w14:textId="0D5E6D9B" w:rsidTr="00E50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1" w:type="dxa"/>
            <w:tcBorders>
              <w:top w:val="single" w:sz="4" w:space="0" w:color="000000" w:themeColor="text1"/>
              <w:bottom w:val="nil"/>
            </w:tcBorders>
            <w:shd w:val="clear" w:color="auto" w:fill="auto"/>
          </w:tcPr>
          <w:p w14:paraId="7841FFD8" w14:textId="7D0502CE" w:rsidR="000D6010" w:rsidRPr="00640DF8" w:rsidRDefault="000D6010" w:rsidP="000D6010">
            <w:pPr>
              <w:spacing w:line="460" w:lineRule="exact"/>
              <w:jc w:val="center"/>
              <w:rPr>
                <w:rFonts w:ascii="Times New Roman" w:hAnsi="Times New Roman"/>
                <w:b w:val="0"/>
                <w:bCs w:val="0"/>
                <w:szCs w:val="21"/>
              </w:rPr>
            </w:pPr>
            <w:proofErr w:type="spellStart"/>
            <w:r w:rsidRPr="00640DF8">
              <w:rPr>
                <w:rFonts w:ascii="Times New Roman" w:hAnsi="Times New Roman"/>
                <w:b w:val="0"/>
                <w:bCs w:val="0"/>
                <w:szCs w:val="21"/>
              </w:rPr>
              <w:t>Stackoverflow</w:t>
            </w:r>
            <w:proofErr w:type="spellEnd"/>
          </w:p>
        </w:tc>
        <w:tc>
          <w:tcPr>
            <w:tcW w:w="1111" w:type="dxa"/>
            <w:shd w:val="clear" w:color="auto" w:fill="auto"/>
          </w:tcPr>
          <w:p w14:paraId="1700F78F" w14:textId="4F342778" w:rsidR="000D6010" w:rsidRPr="00640DF8"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008</w:t>
            </w:r>
            <w:r>
              <w:rPr>
                <w:rFonts w:ascii="Times New Roman" w:hAnsi="Times New Roman" w:hint="eastAsia"/>
                <w:szCs w:val="21"/>
              </w:rPr>
              <w:t>年</w:t>
            </w:r>
          </w:p>
        </w:tc>
        <w:tc>
          <w:tcPr>
            <w:tcW w:w="1559" w:type="dxa"/>
            <w:tcBorders>
              <w:right w:val="single" w:sz="4" w:space="0" w:color="000000" w:themeColor="text1"/>
            </w:tcBorders>
            <w:shd w:val="clear" w:color="auto" w:fill="auto"/>
          </w:tcPr>
          <w:p w14:paraId="1B25E69E" w14:textId="6BB86502" w:rsidR="000D6010" w:rsidRPr="00640DF8"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w:t>
            </w:r>
            <w:r>
              <w:rPr>
                <w:rFonts w:ascii="Times New Roman" w:hAnsi="Times New Roman"/>
                <w:szCs w:val="21"/>
              </w:rPr>
              <w:t>NET</w:t>
            </w:r>
          </w:p>
        </w:tc>
        <w:tc>
          <w:tcPr>
            <w:tcW w:w="1134" w:type="dxa"/>
            <w:tcBorders>
              <w:top w:val="single" w:sz="4" w:space="0" w:color="000000" w:themeColor="text1"/>
              <w:left w:val="single" w:sz="4" w:space="0" w:color="000000" w:themeColor="text1"/>
              <w:bottom w:val="nil"/>
            </w:tcBorders>
            <w:shd w:val="clear" w:color="auto" w:fill="auto"/>
          </w:tcPr>
          <w:p w14:paraId="7B6F4460" w14:textId="7D030507"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必应</w:t>
            </w:r>
          </w:p>
        </w:tc>
        <w:tc>
          <w:tcPr>
            <w:tcW w:w="1276" w:type="dxa"/>
            <w:tcBorders>
              <w:top w:val="single" w:sz="4" w:space="0" w:color="000000" w:themeColor="text1"/>
              <w:bottom w:val="nil"/>
            </w:tcBorders>
            <w:shd w:val="clear" w:color="auto" w:fill="auto"/>
          </w:tcPr>
          <w:p w14:paraId="5A01B6CB" w14:textId="71BD9B2D"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009</w:t>
            </w:r>
            <w:r>
              <w:rPr>
                <w:rFonts w:ascii="Times New Roman" w:hAnsi="Times New Roman" w:hint="eastAsia"/>
                <w:szCs w:val="21"/>
              </w:rPr>
              <w:t>年</w:t>
            </w:r>
          </w:p>
        </w:tc>
        <w:tc>
          <w:tcPr>
            <w:tcW w:w="1785" w:type="dxa"/>
            <w:tcBorders>
              <w:top w:val="single" w:sz="4" w:space="0" w:color="000000" w:themeColor="text1"/>
              <w:bottom w:val="nil"/>
            </w:tcBorders>
            <w:shd w:val="clear" w:color="auto" w:fill="auto"/>
          </w:tcPr>
          <w:p w14:paraId="7A9F959E" w14:textId="674BAF1F"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w:t>
            </w:r>
            <w:r>
              <w:rPr>
                <w:rFonts w:ascii="Times New Roman" w:hAnsi="Times New Roman"/>
                <w:szCs w:val="21"/>
              </w:rPr>
              <w:t>NET</w:t>
            </w:r>
          </w:p>
        </w:tc>
      </w:tr>
      <w:tr w:rsidR="000D6010" w:rsidRPr="00640DF8" w14:paraId="42B29D44" w14:textId="573BC515" w:rsidTr="00E50E99">
        <w:tc>
          <w:tcPr>
            <w:cnfStyle w:val="001000000000" w:firstRow="0" w:lastRow="0" w:firstColumn="1" w:lastColumn="0" w:oddVBand="0" w:evenVBand="0" w:oddHBand="0" w:evenHBand="0" w:firstRowFirstColumn="0" w:firstRowLastColumn="0" w:lastRowFirstColumn="0" w:lastRowLastColumn="0"/>
            <w:tcW w:w="1441" w:type="dxa"/>
            <w:tcBorders>
              <w:top w:val="nil"/>
            </w:tcBorders>
            <w:shd w:val="clear" w:color="auto" w:fill="auto"/>
          </w:tcPr>
          <w:p w14:paraId="46065896" w14:textId="75778470" w:rsidR="000D6010" w:rsidRPr="00640DF8" w:rsidRDefault="000D6010" w:rsidP="000D6010">
            <w:pPr>
              <w:spacing w:line="460" w:lineRule="exact"/>
              <w:jc w:val="center"/>
              <w:rPr>
                <w:rFonts w:ascii="Times New Roman" w:hAnsi="Times New Roman"/>
                <w:b w:val="0"/>
                <w:bCs w:val="0"/>
                <w:szCs w:val="21"/>
              </w:rPr>
            </w:pPr>
            <w:r w:rsidRPr="00640DF8">
              <w:rPr>
                <w:rFonts w:ascii="Times New Roman" w:hAnsi="Times New Roman"/>
                <w:b w:val="0"/>
                <w:bCs w:val="0"/>
                <w:szCs w:val="21"/>
              </w:rPr>
              <w:t>Foursquare</w:t>
            </w:r>
          </w:p>
        </w:tc>
        <w:tc>
          <w:tcPr>
            <w:tcW w:w="1111" w:type="dxa"/>
            <w:shd w:val="clear" w:color="auto" w:fill="auto"/>
          </w:tcPr>
          <w:p w14:paraId="7C814D4D" w14:textId="07204985"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009</w:t>
            </w:r>
            <w:r>
              <w:rPr>
                <w:rFonts w:ascii="Times New Roman" w:hAnsi="Times New Roman" w:hint="eastAsia"/>
                <w:szCs w:val="21"/>
              </w:rPr>
              <w:t>年</w:t>
            </w:r>
          </w:p>
        </w:tc>
        <w:tc>
          <w:tcPr>
            <w:tcW w:w="1559" w:type="dxa"/>
            <w:tcBorders>
              <w:right w:val="single" w:sz="4" w:space="0" w:color="000000" w:themeColor="text1"/>
            </w:tcBorders>
            <w:shd w:val="clear" w:color="auto" w:fill="auto"/>
          </w:tcPr>
          <w:p w14:paraId="077F88E0" w14:textId="2301C90A"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S</w:t>
            </w:r>
            <w:r>
              <w:rPr>
                <w:rFonts w:ascii="Times New Roman" w:hAnsi="Times New Roman"/>
                <w:szCs w:val="21"/>
              </w:rPr>
              <w:t>cala</w:t>
            </w:r>
          </w:p>
        </w:tc>
        <w:tc>
          <w:tcPr>
            <w:tcW w:w="1134" w:type="dxa"/>
            <w:tcBorders>
              <w:top w:val="nil"/>
              <w:left w:val="single" w:sz="4" w:space="0" w:color="000000" w:themeColor="text1"/>
              <w:bottom w:val="nil"/>
            </w:tcBorders>
          </w:tcPr>
          <w:p w14:paraId="50594B2E" w14:textId="2EBB6296" w:rsidR="000D6010"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新</w:t>
            </w:r>
            <w:proofErr w:type="gramStart"/>
            <w:r>
              <w:rPr>
                <w:rFonts w:ascii="Times New Roman" w:hAnsi="Times New Roman" w:hint="eastAsia"/>
                <w:szCs w:val="21"/>
              </w:rPr>
              <w:t>浪微博</w:t>
            </w:r>
            <w:proofErr w:type="gramEnd"/>
          </w:p>
        </w:tc>
        <w:tc>
          <w:tcPr>
            <w:tcW w:w="1276" w:type="dxa"/>
            <w:tcBorders>
              <w:top w:val="nil"/>
              <w:bottom w:val="nil"/>
            </w:tcBorders>
          </w:tcPr>
          <w:p w14:paraId="2089EF40" w14:textId="1AB73518" w:rsidR="000D6010"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009</w:t>
            </w:r>
            <w:r>
              <w:rPr>
                <w:rFonts w:ascii="Times New Roman" w:hAnsi="Times New Roman" w:hint="eastAsia"/>
                <w:szCs w:val="21"/>
              </w:rPr>
              <w:t>年</w:t>
            </w:r>
          </w:p>
        </w:tc>
        <w:tc>
          <w:tcPr>
            <w:tcW w:w="1785" w:type="dxa"/>
            <w:tcBorders>
              <w:top w:val="nil"/>
              <w:bottom w:val="nil"/>
            </w:tcBorders>
          </w:tcPr>
          <w:p w14:paraId="2B04AC0B" w14:textId="0946FD78" w:rsidR="000D6010"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P</w:t>
            </w:r>
            <w:r>
              <w:rPr>
                <w:rFonts w:ascii="Times New Roman" w:hAnsi="Times New Roman"/>
                <w:szCs w:val="21"/>
              </w:rPr>
              <w:t>HP</w:t>
            </w:r>
          </w:p>
        </w:tc>
      </w:tr>
      <w:tr w:rsidR="000D6010" w:rsidRPr="00640DF8" w14:paraId="5490B394" w14:textId="6D48EDAC" w:rsidTr="000D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1" w:type="dxa"/>
            <w:shd w:val="clear" w:color="auto" w:fill="auto"/>
          </w:tcPr>
          <w:p w14:paraId="56CBB649" w14:textId="3F96E678" w:rsidR="000D6010" w:rsidRPr="00640DF8" w:rsidRDefault="000D6010" w:rsidP="000D6010">
            <w:pPr>
              <w:spacing w:line="460" w:lineRule="exact"/>
              <w:jc w:val="center"/>
              <w:rPr>
                <w:rFonts w:ascii="Times New Roman" w:hAnsi="Times New Roman"/>
                <w:b w:val="0"/>
                <w:bCs w:val="0"/>
                <w:szCs w:val="21"/>
              </w:rPr>
            </w:pPr>
            <w:r>
              <w:rPr>
                <w:rFonts w:ascii="Times New Roman" w:hAnsi="Times New Roman" w:hint="eastAsia"/>
                <w:b w:val="0"/>
                <w:bCs w:val="0"/>
                <w:szCs w:val="21"/>
              </w:rPr>
              <w:t>F</w:t>
            </w:r>
            <w:r>
              <w:rPr>
                <w:rFonts w:ascii="Times New Roman" w:hAnsi="Times New Roman"/>
                <w:b w:val="0"/>
                <w:bCs w:val="0"/>
                <w:szCs w:val="21"/>
              </w:rPr>
              <w:t>acebook</w:t>
            </w:r>
          </w:p>
        </w:tc>
        <w:tc>
          <w:tcPr>
            <w:tcW w:w="1111" w:type="dxa"/>
            <w:shd w:val="clear" w:color="auto" w:fill="auto"/>
          </w:tcPr>
          <w:p w14:paraId="601CE968" w14:textId="46C49E70" w:rsidR="000D6010" w:rsidRPr="00640DF8"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004</w:t>
            </w:r>
            <w:r>
              <w:rPr>
                <w:rFonts w:ascii="Times New Roman" w:hAnsi="Times New Roman" w:hint="eastAsia"/>
                <w:szCs w:val="21"/>
              </w:rPr>
              <w:t>年</w:t>
            </w:r>
          </w:p>
        </w:tc>
        <w:tc>
          <w:tcPr>
            <w:tcW w:w="1559" w:type="dxa"/>
            <w:tcBorders>
              <w:right w:val="single" w:sz="4" w:space="0" w:color="000000" w:themeColor="text1"/>
            </w:tcBorders>
            <w:shd w:val="clear" w:color="auto" w:fill="auto"/>
          </w:tcPr>
          <w:p w14:paraId="50332148" w14:textId="26E4E17A" w:rsidR="000D6010" w:rsidRPr="00640DF8"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P</w:t>
            </w:r>
            <w:r>
              <w:rPr>
                <w:rFonts w:ascii="Times New Roman" w:hAnsi="Times New Roman"/>
                <w:szCs w:val="21"/>
              </w:rPr>
              <w:t>HP</w:t>
            </w:r>
          </w:p>
        </w:tc>
        <w:tc>
          <w:tcPr>
            <w:tcW w:w="1134" w:type="dxa"/>
            <w:tcBorders>
              <w:top w:val="nil"/>
              <w:left w:val="single" w:sz="4" w:space="0" w:color="000000" w:themeColor="text1"/>
              <w:bottom w:val="nil"/>
            </w:tcBorders>
            <w:shd w:val="clear" w:color="auto" w:fill="auto"/>
          </w:tcPr>
          <w:p w14:paraId="5A723410" w14:textId="4C3981FE"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roofErr w:type="gramStart"/>
            <w:r>
              <w:rPr>
                <w:rFonts w:ascii="Times New Roman" w:hAnsi="Times New Roman" w:hint="eastAsia"/>
                <w:szCs w:val="21"/>
              </w:rPr>
              <w:t>凤凰网</w:t>
            </w:r>
            <w:proofErr w:type="gramEnd"/>
          </w:p>
        </w:tc>
        <w:tc>
          <w:tcPr>
            <w:tcW w:w="1276" w:type="dxa"/>
            <w:tcBorders>
              <w:top w:val="nil"/>
              <w:bottom w:val="nil"/>
            </w:tcBorders>
            <w:shd w:val="clear" w:color="auto" w:fill="auto"/>
          </w:tcPr>
          <w:p w14:paraId="768C9CC1" w14:textId="31D63425"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1</w:t>
            </w:r>
            <w:r>
              <w:rPr>
                <w:rFonts w:ascii="Times New Roman" w:hAnsi="Times New Roman"/>
                <w:szCs w:val="21"/>
              </w:rPr>
              <w:t>998</w:t>
            </w:r>
            <w:r>
              <w:rPr>
                <w:rFonts w:ascii="Times New Roman" w:hAnsi="Times New Roman" w:hint="eastAsia"/>
                <w:szCs w:val="21"/>
              </w:rPr>
              <w:t>年</w:t>
            </w:r>
          </w:p>
        </w:tc>
        <w:tc>
          <w:tcPr>
            <w:tcW w:w="1785" w:type="dxa"/>
            <w:tcBorders>
              <w:top w:val="nil"/>
              <w:bottom w:val="nil"/>
            </w:tcBorders>
            <w:shd w:val="clear" w:color="auto" w:fill="auto"/>
          </w:tcPr>
          <w:p w14:paraId="21D2CADC" w14:textId="5BD4094F"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P</w:t>
            </w:r>
            <w:r>
              <w:rPr>
                <w:rFonts w:ascii="Times New Roman" w:hAnsi="Times New Roman"/>
                <w:szCs w:val="21"/>
              </w:rPr>
              <w:t>HP</w:t>
            </w:r>
          </w:p>
        </w:tc>
      </w:tr>
      <w:tr w:rsidR="000D6010" w:rsidRPr="00640DF8" w14:paraId="4E5EFB64" w14:textId="2EBD18A3" w:rsidTr="000D6010">
        <w:tc>
          <w:tcPr>
            <w:cnfStyle w:val="001000000000" w:firstRow="0" w:lastRow="0" w:firstColumn="1" w:lastColumn="0" w:oddVBand="0" w:evenVBand="0" w:oddHBand="0" w:evenHBand="0" w:firstRowFirstColumn="0" w:firstRowLastColumn="0" w:lastRowFirstColumn="0" w:lastRowLastColumn="0"/>
            <w:tcW w:w="1441" w:type="dxa"/>
            <w:shd w:val="clear" w:color="auto" w:fill="auto"/>
          </w:tcPr>
          <w:p w14:paraId="4E46083C" w14:textId="70B88953" w:rsidR="000D6010" w:rsidRPr="00640DF8" w:rsidRDefault="000D6010" w:rsidP="000D6010">
            <w:pPr>
              <w:spacing w:line="460" w:lineRule="exact"/>
              <w:jc w:val="center"/>
              <w:rPr>
                <w:rFonts w:ascii="Times New Roman" w:hAnsi="Times New Roman"/>
                <w:b w:val="0"/>
                <w:bCs w:val="0"/>
                <w:szCs w:val="21"/>
              </w:rPr>
            </w:pPr>
            <w:proofErr w:type="gramStart"/>
            <w:r>
              <w:rPr>
                <w:rFonts w:ascii="Times New Roman" w:hAnsi="Times New Roman" w:hint="eastAsia"/>
                <w:b w:val="0"/>
                <w:bCs w:val="0"/>
                <w:szCs w:val="21"/>
              </w:rPr>
              <w:t>人人网</w:t>
            </w:r>
            <w:proofErr w:type="gramEnd"/>
          </w:p>
        </w:tc>
        <w:tc>
          <w:tcPr>
            <w:tcW w:w="1111" w:type="dxa"/>
            <w:shd w:val="clear" w:color="auto" w:fill="auto"/>
          </w:tcPr>
          <w:p w14:paraId="6FB6CCF8" w14:textId="2D1ECF1C"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005</w:t>
            </w:r>
            <w:r>
              <w:rPr>
                <w:rFonts w:ascii="Times New Roman" w:hAnsi="Times New Roman" w:hint="eastAsia"/>
                <w:szCs w:val="21"/>
              </w:rPr>
              <w:t>年</w:t>
            </w:r>
          </w:p>
        </w:tc>
        <w:tc>
          <w:tcPr>
            <w:tcW w:w="1559" w:type="dxa"/>
            <w:tcBorders>
              <w:right w:val="single" w:sz="4" w:space="0" w:color="000000" w:themeColor="text1"/>
            </w:tcBorders>
            <w:shd w:val="clear" w:color="auto" w:fill="auto"/>
          </w:tcPr>
          <w:p w14:paraId="52E24ADE" w14:textId="5E553CA8"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J</w:t>
            </w:r>
            <w:r>
              <w:rPr>
                <w:rFonts w:ascii="Times New Roman" w:hAnsi="Times New Roman"/>
                <w:szCs w:val="21"/>
              </w:rPr>
              <w:t>ava</w:t>
            </w:r>
          </w:p>
        </w:tc>
        <w:tc>
          <w:tcPr>
            <w:tcW w:w="1134" w:type="dxa"/>
            <w:tcBorders>
              <w:top w:val="nil"/>
              <w:left w:val="single" w:sz="4" w:space="0" w:color="000000" w:themeColor="text1"/>
              <w:bottom w:val="nil"/>
            </w:tcBorders>
            <w:shd w:val="clear" w:color="auto" w:fill="auto"/>
          </w:tcPr>
          <w:p w14:paraId="5288D5CE" w14:textId="316444C8" w:rsidR="000D6010"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百度</w:t>
            </w:r>
          </w:p>
        </w:tc>
        <w:tc>
          <w:tcPr>
            <w:tcW w:w="1276" w:type="dxa"/>
            <w:tcBorders>
              <w:top w:val="nil"/>
              <w:bottom w:val="nil"/>
            </w:tcBorders>
            <w:shd w:val="clear" w:color="auto" w:fill="auto"/>
          </w:tcPr>
          <w:p w14:paraId="77088E89" w14:textId="5891A3C3" w:rsidR="000D6010"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000</w:t>
            </w:r>
            <w:r>
              <w:rPr>
                <w:rFonts w:ascii="Times New Roman" w:hAnsi="Times New Roman" w:hint="eastAsia"/>
                <w:szCs w:val="21"/>
              </w:rPr>
              <w:t>年</w:t>
            </w:r>
          </w:p>
        </w:tc>
        <w:tc>
          <w:tcPr>
            <w:tcW w:w="1785" w:type="dxa"/>
            <w:tcBorders>
              <w:top w:val="nil"/>
              <w:bottom w:val="nil"/>
            </w:tcBorders>
            <w:shd w:val="clear" w:color="auto" w:fill="auto"/>
          </w:tcPr>
          <w:p w14:paraId="27670054" w14:textId="1AA0DEB8" w:rsidR="000D6010"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P</w:t>
            </w:r>
            <w:r>
              <w:rPr>
                <w:rFonts w:ascii="Times New Roman" w:hAnsi="Times New Roman"/>
                <w:szCs w:val="21"/>
              </w:rPr>
              <w:t>HP</w:t>
            </w:r>
          </w:p>
        </w:tc>
      </w:tr>
      <w:tr w:rsidR="000D6010" w:rsidRPr="00640DF8" w14:paraId="187CCAA9" w14:textId="35846B8F" w:rsidTr="000D6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1" w:type="dxa"/>
            <w:shd w:val="clear" w:color="auto" w:fill="auto"/>
          </w:tcPr>
          <w:p w14:paraId="2CDF15E1" w14:textId="116BB637" w:rsidR="000D6010" w:rsidRPr="00640DF8" w:rsidRDefault="000D6010" w:rsidP="000D6010">
            <w:pPr>
              <w:spacing w:line="460" w:lineRule="exact"/>
              <w:jc w:val="center"/>
              <w:rPr>
                <w:rFonts w:ascii="Times New Roman" w:hAnsi="Times New Roman"/>
                <w:b w:val="0"/>
                <w:bCs w:val="0"/>
                <w:szCs w:val="21"/>
              </w:rPr>
            </w:pPr>
            <w:r>
              <w:rPr>
                <w:rFonts w:ascii="Times New Roman" w:hAnsi="Times New Roman" w:hint="eastAsia"/>
                <w:b w:val="0"/>
                <w:bCs w:val="0"/>
                <w:szCs w:val="21"/>
              </w:rPr>
              <w:t>豆瓣</w:t>
            </w:r>
          </w:p>
        </w:tc>
        <w:tc>
          <w:tcPr>
            <w:tcW w:w="1111" w:type="dxa"/>
            <w:shd w:val="clear" w:color="auto" w:fill="auto"/>
          </w:tcPr>
          <w:p w14:paraId="05571775" w14:textId="10E6A749" w:rsidR="000D6010" w:rsidRPr="00640DF8"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005</w:t>
            </w:r>
            <w:r>
              <w:rPr>
                <w:rFonts w:ascii="Times New Roman" w:hAnsi="Times New Roman" w:hint="eastAsia"/>
                <w:szCs w:val="21"/>
              </w:rPr>
              <w:t>年</w:t>
            </w:r>
          </w:p>
        </w:tc>
        <w:tc>
          <w:tcPr>
            <w:tcW w:w="1559" w:type="dxa"/>
            <w:tcBorders>
              <w:right w:val="single" w:sz="4" w:space="0" w:color="000000" w:themeColor="text1"/>
            </w:tcBorders>
            <w:shd w:val="clear" w:color="auto" w:fill="auto"/>
          </w:tcPr>
          <w:p w14:paraId="792B9840" w14:textId="61C6A166" w:rsidR="000D6010" w:rsidRPr="00640DF8"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P</w:t>
            </w:r>
            <w:r>
              <w:rPr>
                <w:rFonts w:ascii="Times New Roman" w:hAnsi="Times New Roman"/>
                <w:szCs w:val="21"/>
              </w:rPr>
              <w:t>ython</w:t>
            </w:r>
          </w:p>
        </w:tc>
        <w:tc>
          <w:tcPr>
            <w:tcW w:w="1134" w:type="dxa"/>
            <w:tcBorders>
              <w:top w:val="nil"/>
              <w:left w:val="single" w:sz="4" w:space="0" w:color="000000" w:themeColor="text1"/>
              <w:bottom w:val="nil"/>
            </w:tcBorders>
            <w:shd w:val="clear" w:color="auto" w:fill="auto"/>
          </w:tcPr>
          <w:p w14:paraId="3719BBB9" w14:textId="532F93DF"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roofErr w:type="gramStart"/>
            <w:r>
              <w:rPr>
                <w:rFonts w:ascii="Times New Roman" w:hAnsi="Times New Roman" w:hint="eastAsia"/>
                <w:szCs w:val="21"/>
              </w:rPr>
              <w:t>腾讯</w:t>
            </w:r>
            <w:proofErr w:type="gramEnd"/>
          </w:p>
        </w:tc>
        <w:tc>
          <w:tcPr>
            <w:tcW w:w="1276" w:type="dxa"/>
            <w:tcBorders>
              <w:top w:val="nil"/>
              <w:bottom w:val="nil"/>
            </w:tcBorders>
            <w:shd w:val="clear" w:color="auto" w:fill="auto"/>
          </w:tcPr>
          <w:p w14:paraId="284E12C3" w14:textId="7086206F"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1</w:t>
            </w:r>
            <w:r>
              <w:rPr>
                <w:rFonts w:ascii="Times New Roman" w:hAnsi="Times New Roman"/>
                <w:szCs w:val="21"/>
              </w:rPr>
              <w:t>998</w:t>
            </w:r>
            <w:r>
              <w:rPr>
                <w:rFonts w:ascii="Times New Roman" w:hAnsi="Times New Roman" w:hint="eastAsia"/>
                <w:szCs w:val="21"/>
              </w:rPr>
              <w:t>年</w:t>
            </w:r>
          </w:p>
        </w:tc>
        <w:tc>
          <w:tcPr>
            <w:tcW w:w="1785" w:type="dxa"/>
            <w:tcBorders>
              <w:top w:val="nil"/>
              <w:bottom w:val="nil"/>
            </w:tcBorders>
            <w:shd w:val="clear" w:color="auto" w:fill="auto"/>
          </w:tcPr>
          <w:p w14:paraId="341F2D02" w14:textId="1821BA83" w:rsidR="000D6010" w:rsidRDefault="000D6010" w:rsidP="000D6010">
            <w:pPr>
              <w:spacing w:line="46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Pr>
                <w:rFonts w:ascii="Times New Roman" w:hAnsi="Times New Roman" w:hint="eastAsia"/>
                <w:szCs w:val="21"/>
              </w:rPr>
              <w:t>C</w:t>
            </w:r>
            <w:r>
              <w:rPr>
                <w:rFonts w:ascii="Times New Roman" w:hAnsi="Times New Roman"/>
                <w:szCs w:val="21"/>
              </w:rPr>
              <w:t>++</w:t>
            </w:r>
          </w:p>
        </w:tc>
      </w:tr>
      <w:tr w:rsidR="000D6010" w:rsidRPr="00640DF8" w14:paraId="3947D0FD" w14:textId="2B0E7A52" w:rsidTr="000D6010">
        <w:tc>
          <w:tcPr>
            <w:cnfStyle w:val="001000000000" w:firstRow="0" w:lastRow="0" w:firstColumn="1" w:lastColumn="0" w:oddVBand="0" w:evenVBand="0" w:oddHBand="0" w:evenHBand="0" w:firstRowFirstColumn="0" w:firstRowLastColumn="0" w:lastRowFirstColumn="0" w:lastRowLastColumn="0"/>
            <w:tcW w:w="1441" w:type="dxa"/>
            <w:shd w:val="clear" w:color="auto" w:fill="auto"/>
          </w:tcPr>
          <w:p w14:paraId="06776F2B" w14:textId="1BFD96B4" w:rsidR="000D6010" w:rsidRPr="00640DF8" w:rsidRDefault="000D6010" w:rsidP="000D6010">
            <w:pPr>
              <w:spacing w:line="460" w:lineRule="exact"/>
              <w:jc w:val="center"/>
              <w:rPr>
                <w:rFonts w:ascii="Times New Roman" w:hAnsi="Times New Roman"/>
                <w:b w:val="0"/>
                <w:bCs w:val="0"/>
                <w:szCs w:val="21"/>
              </w:rPr>
            </w:pPr>
            <w:r>
              <w:rPr>
                <w:rFonts w:ascii="Times New Roman" w:hAnsi="Times New Roman" w:hint="eastAsia"/>
                <w:b w:val="0"/>
                <w:bCs w:val="0"/>
                <w:szCs w:val="21"/>
              </w:rPr>
              <w:t>T</w:t>
            </w:r>
            <w:r>
              <w:rPr>
                <w:rFonts w:ascii="Times New Roman" w:hAnsi="Times New Roman"/>
                <w:b w:val="0"/>
                <w:bCs w:val="0"/>
                <w:szCs w:val="21"/>
              </w:rPr>
              <w:t>witter</w:t>
            </w:r>
          </w:p>
        </w:tc>
        <w:tc>
          <w:tcPr>
            <w:tcW w:w="1111" w:type="dxa"/>
            <w:shd w:val="clear" w:color="auto" w:fill="auto"/>
          </w:tcPr>
          <w:p w14:paraId="2EF079D2" w14:textId="1C51116A"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2</w:t>
            </w:r>
            <w:r>
              <w:rPr>
                <w:rFonts w:ascii="Times New Roman" w:hAnsi="Times New Roman"/>
                <w:szCs w:val="21"/>
              </w:rPr>
              <w:t>006</w:t>
            </w:r>
            <w:r>
              <w:rPr>
                <w:rFonts w:ascii="Times New Roman" w:hAnsi="Times New Roman" w:hint="eastAsia"/>
                <w:szCs w:val="21"/>
              </w:rPr>
              <w:t>年</w:t>
            </w:r>
          </w:p>
        </w:tc>
        <w:tc>
          <w:tcPr>
            <w:tcW w:w="1559" w:type="dxa"/>
            <w:tcBorders>
              <w:right w:val="single" w:sz="4" w:space="0" w:color="000000" w:themeColor="text1"/>
            </w:tcBorders>
            <w:shd w:val="clear" w:color="auto" w:fill="auto"/>
          </w:tcPr>
          <w:p w14:paraId="5A7E45C7" w14:textId="77BA9FD5"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640DF8">
              <w:rPr>
                <w:rFonts w:ascii="Times New Roman" w:hAnsi="Times New Roman"/>
                <w:szCs w:val="21"/>
              </w:rPr>
              <w:t>Ruby on Rails</w:t>
            </w:r>
          </w:p>
        </w:tc>
        <w:tc>
          <w:tcPr>
            <w:tcW w:w="1134" w:type="dxa"/>
            <w:tcBorders>
              <w:top w:val="nil"/>
              <w:left w:val="single" w:sz="4" w:space="0" w:color="000000" w:themeColor="text1"/>
              <w:bottom w:val="single" w:sz="4" w:space="0" w:color="000000" w:themeColor="text1"/>
            </w:tcBorders>
          </w:tcPr>
          <w:p w14:paraId="4728894A" w14:textId="782DE12D"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网易</w:t>
            </w:r>
          </w:p>
        </w:tc>
        <w:tc>
          <w:tcPr>
            <w:tcW w:w="1276" w:type="dxa"/>
            <w:tcBorders>
              <w:top w:val="nil"/>
              <w:bottom w:val="single" w:sz="4" w:space="0" w:color="000000" w:themeColor="text1"/>
            </w:tcBorders>
          </w:tcPr>
          <w:p w14:paraId="6AD1DD7F" w14:textId="37911C02"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1</w:t>
            </w:r>
            <w:r>
              <w:rPr>
                <w:rFonts w:ascii="Times New Roman" w:hAnsi="Times New Roman"/>
                <w:szCs w:val="21"/>
              </w:rPr>
              <w:t>997</w:t>
            </w:r>
            <w:r>
              <w:rPr>
                <w:rFonts w:ascii="Times New Roman" w:hAnsi="Times New Roman" w:hint="eastAsia"/>
                <w:szCs w:val="21"/>
              </w:rPr>
              <w:t>年</w:t>
            </w:r>
          </w:p>
        </w:tc>
        <w:tc>
          <w:tcPr>
            <w:tcW w:w="1785" w:type="dxa"/>
            <w:tcBorders>
              <w:top w:val="nil"/>
              <w:bottom w:val="single" w:sz="4" w:space="0" w:color="000000" w:themeColor="text1"/>
            </w:tcBorders>
          </w:tcPr>
          <w:p w14:paraId="65777866" w14:textId="0A8A35C3" w:rsidR="000D6010" w:rsidRPr="00640DF8" w:rsidRDefault="000D6010" w:rsidP="000D6010">
            <w:pPr>
              <w:spacing w:line="46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Times New Roman" w:hAnsi="Times New Roman" w:hint="eastAsia"/>
                <w:szCs w:val="21"/>
              </w:rPr>
              <w:t>J</w:t>
            </w:r>
            <w:r>
              <w:rPr>
                <w:rFonts w:ascii="Times New Roman" w:hAnsi="Times New Roman"/>
                <w:szCs w:val="21"/>
              </w:rPr>
              <w:t>ava</w:t>
            </w:r>
          </w:p>
        </w:tc>
      </w:tr>
    </w:tbl>
    <w:p w14:paraId="50B50088" w14:textId="65FD1F18" w:rsidR="0015632C" w:rsidRPr="0055073F" w:rsidRDefault="0015632C" w:rsidP="0015632C">
      <w:pPr>
        <w:spacing w:line="360" w:lineRule="auto"/>
        <w:outlineLvl w:val="2"/>
        <w:rPr>
          <w:rFonts w:ascii="Times New Roman" w:eastAsia="黑体" w:hAnsi="Times New Roman"/>
          <w:b/>
          <w:sz w:val="24"/>
          <w:szCs w:val="24"/>
        </w:rPr>
      </w:pPr>
      <w:bookmarkStart w:id="10" w:name="_Toc72610864"/>
      <w:r w:rsidRPr="0055073F">
        <w:rPr>
          <w:rFonts w:ascii="Times New Roman" w:eastAsia="黑体" w:hAnsi="Times New Roman"/>
          <w:b/>
          <w:sz w:val="24"/>
          <w:szCs w:val="24"/>
        </w:rPr>
        <w:t xml:space="preserve">1.1.3 </w:t>
      </w:r>
      <w:r w:rsidRPr="0055073F">
        <w:rPr>
          <w:rFonts w:ascii="Times New Roman" w:eastAsia="黑体" w:hAnsi="Times New Roman" w:hint="eastAsia"/>
          <w:b/>
          <w:sz w:val="24"/>
          <w:szCs w:val="24"/>
        </w:rPr>
        <w:t>JavaScript</w:t>
      </w:r>
      <w:r w:rsidRPr="0055073F">
        <w:rPr>
          <w:rFonts w:ascii="Times New Roman" w:eastAsia="黑体" w:hAnsi="Times New Roman" w:hint="eastAsia"/>
          <w:b/>
          <w:sz w:val="24"/>
          <w:szCs w:val="24"/>
        </w:rPr>
        <w:t>的技术发展</w:t>
      </w:r>
      <w:bookmarkEnd w:id="10"/>
    </w:p>
    <w:p w14:paraId="44402296" w14:textId="7A72B99F" w:rsidR="00964F09" w:rsidRDefault="0055073F" w:rsidP="00964F09">
      <w:pPr>
        <w:spacing w:line="460" w:lineRule="exact"/>
        <w:rPr>
          <w:rFonts w:ascii="宋体" w:hAnsi="宋体"/>
          <w:sz w:val="24"/>
          <w:szCs w:val="24"/>
        </w:rPr>
      </w:pPr>
      <w:r w:rsidRPr="00E50E99">
        <w:rPr>
          <w:rFonts w:ascii="Times New Roman" w:hAnsi="Times New Roman"/>
          <w:sz w:val="24"/>
          <w:szCs w:val="24"/>
        </w:rPr>
        <w:tab/>
        <w:t>JavaScript</w:t>
      </w:r>
      <w:r w:rsidRPr="00E50E99">
        <w:rPr>
          <w:rFonts w:ascii="Times New Roman" w:hAnsi="Times New Roman"/>
          <w:sz w:val="24"/>
          <w:szCs w:val="24"/>
        </w:rPr>
        <w:t>诞生于</w:t>
      </w:r>
      <w:r w:rsidRPr="00E50E99">
        <w:rPr>
          <w:rFonts w:ascii="Times New Roman" w:hAnsi="Times New Roman"/>
          <w:sz w:val="24"/>
          <w:szCs w:val="24"/>
        </w:rPr>
        <w:t>1995</w:t>
      </w:r>
      <w:r w:rsidRPr="00E50E99">
        <w:rPr>
          <w:rFonts w:ascii="Times New Roman" w:hAnsi="Times New Roman"/>
          <w:sz w:val="24"/>
          <w:szCs w:val="24"/>
        </w:rPr>
        <w:t>年，最初的主要目的是处理以前由服务器</w:t>
      </w:r>
      <w:proofErr w:type="gramStart"/>
      <w:r w:rsidRPr="00E50E99">
        <w:rPr>
          <w:rFonts w:ascii="Times New Roman" w:hAnsi="Times New Roman"/>
          <w:sz w:val="24"/>
          <w:szCs w:val="24"/>
        </w:rPr>
        <w:t>端需要</w:t>
      </w:r>
      <w:proofErr w:type="gramEnd"/>
      <w:r w:rsidRPr="00E50E99">
        <w:rPr>
          <w:rFonts w:ascii="Times New Roman" w:hAnsi="Times New Roman"/>
          <w:sz w:val="24"/>
          <w:szCs w:val="24"/>
        </w:rPr>
        <w:t>负责的一些没有输入验证操作。随着时间的推移，</w:t>
      </w:r>
      <w:r w:rsidRPr="00E50E99">
        <w:rPr>
          <w:rFonts w:ascii="Times New Roman" w:hAnsi="Times New Roman"/>
          <w:sz w:val="24"/>
          <w:szCs w:val="24"/>
        </w:rPr>
        <w:t>JavaScript</w:t>
      </w:r>
      <w:r w:rsidRPr="00E50E99">
        <w:rPr>
          <w:rFonts w:ascii="Times New Roman" w:hAnsi="Times New Roman"/>
          <w:sz w:val="24"/>
          <w:szCs w:val="24"/>
        </w:rPr>
        <w:t>在开发人员的挖掘</w:t>
      </w:r>
      <w:r>
        <w:rPr>
          <w:rFonts w:ascii="宋体" w:hAnsi="宋体" w:hint="eastAsia"/>
          <w:sz w:val="24"/>
          <w:szCs w:val="24"/>
        </w:rPr>
        <w:t>及传</w:t>
      </w:r>
      <w:r>
        <w:rPr>
          <w:rFonts w:ascii="宋体" w:hAnsi="宋体" w:hint="eastAsia"/>
          <w:sz w:val="24"/>
          <w:szCs w:val="24"/>
        </w:rPr>
        <w:lastRenderedPageBreak/>
        <w:t>道下，它的一些高级模式也被大多数开发者所接受。</w:t>
      </w:r>
    </w:p>
    <w:p w14:paraId="1E47F93B" w14:textId="5A079283" w:rsidR="0055073F" w:rsidRDefault="0055073F" w:rsidP="0055073F">
      <w:pPr>
        <w:spacing w:line="460" w:lineRule="exact"/>
        <w:ind w:firstLine="420"/>
        <w:rPr>
          <w:rFonts w:ascii="宋体" w:hAnsi="宋体"/>
          <w:sz w:val="24"/>
          <w:szCs w:val="24"/>
        </w:rPr>
      </w:pPr>
      <w:r w:rsidRPr="0055073F">
        <w:rPr>
          <w:rFonts w:ascii="宋体" w:hAnsi="宋体" w:hint="eastAsia"/>
          <w:sz w:val="24"/>
          <w:szCs w:val="24"/>
        </w:rPr>
        <w:t>在二十世纪初期，</w:t>
      </w:r>
      <w:proofErr w:type="gramStart"/>
      <w:r w:rsidRPr="0055073F">
        <w:rPr>
          <w:rFonts w:ascii="宋体" w:hAnsi="宋体" w:hint="eastAsia"/>
          <w:sz w:val="24"/>
          <w:szCs w:val="24"/>
        </w:rPr>
        <w:t>谷歌邮件</w:t>
      </w:r>
      <w:proofErr w:type="gramEnd"/>
      <w:r w:rsidRPr="0055073F">
        <w:rPr>
          <w:rFonts w:ascii="宋体" w:hAnsi="宋体" w:hint="eastAsia"/>
          <w:sz w:val="24"/>
          <w:szCs w:val="24"/>
        </w:rPr>
        <w:t>，即我们熟知的Gmail面世。它很可能是第一个将JavaScript提升到另一个高度的应用。Gmail用JavaScript来动态提取你在在浏览器中查看的内容。原本你需要在</w:t>
      </w:r>
      <w:proofErr w:type="gramStart"/>
      <w:r w:rsidRPr="0055073F">
        <w:rPr>
          <w:rFonts w:ascii="宋体" w:hAnsi="宋体" w:hint="eastAsia"/>
          <w:sz w:val="24"/>
          <w:szCs w:val="24"/>
        </w:rPr>
        <w:t>点击收</w:t>
      </w:r>
      <w:proofErr w:type="gramEnd"/>
      <w:r w:rsidRPr="0055073F">
        <w:rPr>
          <w:rFonts w:ascii="宋体" w:hAnsi="宋体" w:hint="eastAsia"/>
          <w:sz w:val="24"/>
          <w:szCs w:val="24"/>
        </w:rPr>
        <w:t>信箱内的邮件后等待新的网页加载，但</w:t>
      </w:r>
      <w:proofErr w:type="gramStart"/>
      <w:r w:rsidRPr="0055073F">
        <w:rPr>
          <w:rFonts w:ascii="宋体" w:hAnsi="宋体" w:hint="eastAsia"/>
          <w:sz w:val="24"/>
          <w:szCs w:val="24"/>
        </w:rPr>
        <w:t>现在谷歌</w:t>
      </w:r>
      <w:proofErr w:type="gramEnd"/>
      <w:r w:rsidRPr="0055073F">
        <w:rPr>
          <w:rFonts w:ascii="宋体" w:hAnsi="宋体" w:hint="eastAsia"/>
          <w:sz w:val="24"/>
          <w:szCs w:val="24"/>
        </w:rPr>
        <w:t>在背景使用JavaScript捕捉你想要浏览的内容然后呈现给你。再也不需要等待</w:t>
      </w:r>
      <w:proofErr w:type="gramStart"/>
      <w:r w:rsidRPr="0055073F">
        <w:rPr>
          <w:rFonts w:ascii="宋体" w:hAnsi="宋体" w:hint="eastAsia"/>
          <w:sz w:val="24"/>
          <w:szCs w:val="24"/>
        </w:rPr>
        <w:t>一</w:t>
      </w:r>
      <w:proofErr w:type="gramEnd"/>
      <w:r w:rsidRPr="0055073F">
        <w:rPr>
          <w:rFonts w:ascii="宋体" w:hAnsi="宋体" w:hint="eastAsia"/>
          <w:sz w:val="24"/>
          <w:szCs w:val="24"/>
        </w:rPr>
        <w:t>整个新网页加载了</w:t>
      </w:r>
      <w:r w:rsidR="00873813">
        <w:rPr>
          <w:rFonts w:ascii="宋体" w:hAnsi="宋体" w:hint="eastAsia"/>
          <w:sz w:val="24"/>
          <w:szCs w:val="24"/>
        </w:rPr>
        <w:t>，这也就是我们所熟知的Ajax，JavaScript也因此在Web</w:t>
      </w:r>
      <w:r w:rsidR="00873813">
        <w:rPr>
          <w:rFonts w:ascii="宋体" w:hAnsi="宋体"/>
          <w:sz w:val="24"/>
          <w:szCs w:val="24"/>
        </w:rPr>
        <w:t>2.0</w:t>
      </w:r>
      <w:r w:rsidR="00873813">
        <w:rPr>
          <w:rFonts w:ascii="宋体" w:hAnsi="宋体" w:hint="eastAsia"/>
          <w:sz w:val="24"/>
          <w:szCs w:val="24"/>
        </w:rPr>
        <w:t>革命中起到了关键作用。一些JavaScript原本所不具有的功能也得到了扩充，如DOM的操作、模块管理、依赖管理、面向对象编程等。</w:t>
      </w:r>
    </w:p>
    <w:p w14:paraId="057709F0" w14:textId="3714BEA1" w:rsidR="0055073F" w:rsidRDefault="00873813" w:rsidP="00873813">
      <w:pPr>
        <w:spacing w:line="460" w:lineRule="exact"/>
        <w:ind w:firstLine="420"/>
        <w:rPr>
          <w:rFonts w:ascii="宋体" w:hAnsi="宋体"/>
          <w:sz w:val="24"/>
          <w:szCs w:val="24"/>
        </w:rPr>
      </w:pPr>
      <w:r w:rsidRPr="00873813">
        <w:rPr>
          <w:rFonts w:ascii="宋体" w:hAnsi="宋体" w:hint="eastAsia"/>
          <w:sz w:val="24"/>
          <w:szCs w:val="24"/>
        </w:rPr>
        <w:t xml:space="preserve">JavaScript 高级程序设计（特别是对浏览器差异的复杂处理），通常很困难也很耗时，为了应对这些调整，许多的 JavaScript (helper) 库应运而生，这些 JavaScript </w:t>
      </w:r>
      <w:proofErr w:type="gramStart"/>
      <w:r w:rsidRPr="00873813">
        <w:rPr>
          <w:rFonts w:ascii="宋体" w:hAnsi="宋体" w:hint="eastAsia"/>
          <w:sz w:val="24"/>
          <w:szCs w:val="24"/>
        </w:rPr>
        <w:t>库常被</w:t>
      </w:r>
      <w:proofErr w:type="gramEnd"/>
      <w:r w:rsidRPr="00873813">
        <w:rPr>
          <w:rFonts w:ascii="宋体" w:hAnsi="宋体" w:hint="eastAsia"/>
          <w:sz w:val="24"/>
          <w:szCs w:val="24"/>
        </w:rPr>
        <w:t>称为 JavaScript 框架。</w:t>
      </w:r>
      <w:r>
        <w:rPr>
          <w:rFonts w:ascii="宋体" w:hAnsi="宋体" w:hint="eastAsia"/>
          <w:sz w:val="24"/>
          <w:szCs w:val="24"/>
        </w:rPr>
        <w:t>目前，使用较多的框架有jQuer</w:t>
      </w:r>
      <w:r>
        <w:rPr>
          <w:rFonts w:ascii="宋体" w:hAnsi="宋体"/>
          <w:sz w:val="24"/>
          <w:szCs w:val="24"/>
        </w:rPr>
        <w:t>y</w:t>
      </w:r>
      <w:r>
        <w:rPr>
          <w:rFonts w:ascii="宋体" w:hAnsi="宋体" w:hint="eastAsia"/>
          <w:sz w:val="24"/>
          <w:szCs w:val="24"/>
        </w:rPr>
        <w:t>、V</w:t>
      </w:r>
      <w:r>
        <w:rPr>
          <w:rFonts w:ascii="宋体" w:hAnsi="宋体"/>
          <w:sz w:val="24"/>
          <w:szCs w:val="24"/>
        </w:rPr>
        <w:t>ue.</w:t>
      </w:r>
      <w:r>
        <w:rPr>
          <w:rFonts w:ascii="宋体" w:hAnsi="宋体" w:hint="eastAsia"/>
          <w:sz w:val="24"/>
          <w:szCs w:val="24"/>
        </w:rPr>
        <w:t>js、Angular</w:t>
      </w:r>
      <w:r>
        <w:rPr>
          <w:rFonts w:ascii="宋体" w:hAnsi="宋体"/>
          <w:sz w:val="24"/>
          <w:szCs w:val="24"/>
        </w:rPr>
        <w:t>.</w:t>
      </w:r>
      <w:r>
        <w:rPr>
          <w:rFonts w:ascii="宋体" w:hAnsi="宋体" w:hint="eastAsia"/>
          <w:sz w:val="24"/>
          <w:szCs w:val="24"/>
        </w:rPr>
        <w:t>js、React</w:t>
      </w:r>
      <w:r>
        <w:rPr>
          <w:rFonts w:ascii="宋体" w:hAnsi="宋体"/>
          <w:sz w:val="24"/>
          <w:szCs w:val="24"/>
        </w:rPr>
        <w:t>.</w:t>
      </w:r>
      <w:r>
        <w:rPr>
          <w:rFonts w:ascii="宋体" w:hAnsi="宋体" w:hint="eastAsia"/>
          <w:sz w:val="24"/>
          <w:szCs w:val="24"/>
        </w:rPr>
        <w:t>js等，每个</w:t>
      </w:r>
      <w:r w:rsidR="00961E8F">
        <w:rPr>
          <w:rFonts w:ascii="宋体" w:hAnsi="宋体" w:hint="eastAsia"/>
          <w:sz w:val="24"/>
          <w:szCs w:val="24"/>
        </w:rPr>
        <w:t>框架自身都拥有着成熟的社区和使用者。</w:t>
      </w:r>
    </w:p>
    <w:p w14:paraId="31E1F0BE" w14:textId="7AA4290A" w:rsidR="00961E8F" w:rsidRPr="00961E8F" w:rsidRDefault="00961E8F" w:rsidP="00961E8F">
      <w:pPr>
        <w:spacing w:line="360" w:lineRule="auto"/>
        <w:ind w:firstLine="420"/>
        <w:rPr>
          <w:rFonts w:ascii="宋体" w:hAnsi="宋体"/>
          <w:sz w:val="24"/>
          <w:szCs w:val="24"/>
        </w:rPr>
      </w:pPr>
      <w:r w:rsidRPr="00961E8F">
        <w:rPr>
          <w:rFonts w:ascii="宋体" w:hAnsi="宋体" w:hint="eastAsia"/>
          <w:sz w:val="24"/>
          <w:szCs w:val="24"/>
        </w:rPr>
        <w:t>为了将事情提升到一个新高度，瑞安·达尔（Ryan Dahl）在2010年向世界介绍了Node.js，一个可以在浏览器外部执行JavaScript代码的运行环境。现在开发者们可以使用JavaScript进行服务器端脚本编写。作为第一个服务器端的JavaScript环境，这实际上对网景</w:t>
      </w:r>
      <w:proofErr w:type="spellStart"/>
      <w:r w:rsidRPr="00961E8F">
        <w:rPr>
          <w:rFonts w:ascii="宋体" w:hAnsi="宋体" w:hint="eastAsia"/>
          <w:sz w:val="24"/>
          <w:szCs w:val="24"/>
        </w:rPr>
        <w:t>LiveWire</w:t>
      </w:r>
      <w:proofErr w:type="spellEnd"/>
      <w:r w:rsidRPr="00961E8F">
        <w:rPr>
          <w:rFonts w:ascii="宋体" w:hAnsi="宋体" w:hint="eastAsia"/>
          <w:sz w:val="24"/>
          <w:szCs w:val="24"/>
        </w:rPr>
        <w:t xml:space="preserve"> Pro Web的一种重新评估。</w:t>
      </w:r>
    </w:p>
    <w:p w14:paraId="123A7EC0" w14:textId="02C05C9D" w:rsidR="007D7917" w:rsidRDefault="00961E8F" w:rsidP="00961E8F">
      <w:pPr>
        <w:spacing w:line="360" w:lineRule="auto"/>
        <w:rPr>
          <w:rFonts w:ascii="宋体" w:hAnsi="宋体"/>
          <w:sz w:val="24"/>
          <w:szCs w:val="24"/>
        </w:rPr>
      </w:pPr>
      <w:r w:rsidRPr="00961E8F">
        <w:rPr>
          <w:rFonts w:ascii="宋体" w:hAnsi="宋体"/>
          <w:sz w:val="24"/>
          <w:szCs w:val="24"/>
        </w:rPr>
        <w:tab/>
      </w:r>
      <w:r w:rsidRPr="00961E8F">
        <w:rPr>
          <w:rFonts w:ascii="宋体" w:hAnsi="宋体" w:hint="eastAsia"/>
          <w:sz w:val="24"/>
          <w:szCs w:val="24"/>
        </w:rPr>
        <w:t>Node.js如今已是行业内的一股强势力量。Node.js如此成功的原因之一就是做出贡献的庞大的开发人员群体。安装Node.js，不需要编写服务器代码就可以呈现出复杂的web应用程序。</w:t>
      </w:r>
    </w:p>
    <w:p w14:paraId="5932C176" w14:textId="4F01A82C" w:rsidR="00961E8F" w:rsidRPr="00961E8F" w:rsidRDefault="007D7917" w:rsidP="007D7917">
      <w:pPr>
        <w:spacing w:line="360" w:lineRule="auto"/>
        <w:jc w:val="center"/>
        <w:rPr>
          <w:rFonts w:ascii="宋体" w:hAnsi="宋体"/>
          <w:sz w:val="24"/>
          <w:szCs w:val="24"/>
        </w:rPr>
      </w:pPr>
      <w:r>
        <w:rPr>
          <w:rFonts w:ascii="Times New Roman" w:hAnsi="Times New Roman" w:hint="eastAsia"/>
          <w:b/>
          <w:noProof/>
          <w:szCs w:val="24"/>
        </w:rPr>
        <w:drawing>
          <wp:inline distT="0" distB="0" distL="0" distR="0" wp14:anchorId="71F402B7" wp14:editId="5F4CB64E">
            <wp:extent cx="4286250" cy="254439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4328105" cy="2569237"/>
                    </a:xfrm>
                    <a:prstGeom prst="rect">
                      <a:avLst/>
                    </a:prstGeom>
                  </pic:spPr>
                </pic:pic>
              </a:graphicData>
            </a:graphic>
          </wp:inline>
        </w:drawing>
      </w:r>
    </w:p>
    <w:p w14:paraId="4A6159AC" w14:textId="3EA72BC1" w:rsidR="00E427C5" w:rsidRPr="00026773" w:rsidRDefault="00026773" w:rsidP="00026773">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sidRPr="00026773">
        <w:rPr>
          <w:rFonts w:ascii="Times New Roman" w:eastAsia="黑体" w:hAnsi="Times New Roman"/>
          <w:bCs/>
          <w:szCs w:val="24"/>
        </w:rPr>
        <w:t xml:space="preserve">1.1 </w:t>
      </w:r>
      <w:r w:rsidRPr="00026773">
        <w:rPr>
          <w:rFonts w:ascii="Times New Roman" w:eastAsia="黑体" w:hAnsi="Times New Roman"/>
          <w:bCs/>
          <w:szCs w:val="24"/>
        </w:rPr>
        <w:t>五款浏览器</w:t>
      </w:r>
      <w:r w:rsidRPr="00026773">
        <w:rPr>
          <w:rFonts w:ascii="Times New Roman" w:eastAsia="黑体" w:hAnsi="Times New Roman"/>
          <w:bCs/>
          <w:szCs w:val="24"/>
        </w:rPr>
        <w:t>JavaScript</w:t>
      </w:r>
      <w:r w:rsidRPr="00026773">
        <w:rPr>
          <w:rFonts w:ascii="Times New Roman" w:eastAsia="黑体" w:hAnsi="Times New Roman"/>
          <w:bCs/>
          <w:szCs w:val="24"/>
        </w:rPr>
        <w:t>引擎表现（数值越小越快）</w:t>
      </w:r>
    </w:p>
    <w:p w14:paraId="3269978B" w14:textId="16011232" w:rsidR="007D7917" w:rsidRPr="00026773" w:rsidRDefault="00026773" w:rsidP="00026773">
      <w:pPr>
        <w:spacing w:line="360" w:lineRule="auto"/>
        <w:rPr>
          <w:rFonts w:ascii="Times New Roman" w:hAnsi="Times New Roman"/>
          <w:bCs/>
          <w:sz w:val="24"/>
          <w:szCs w:val="24"/>
        </w:rPr>
      </w:pPr>
      <w:r>
        <w:rPr>
          <w:rFonts w:ascii="Times New Roman" w:hAnsi="Times New Roman"/>
          <w:bCs/>
          <w:sz w:val="24"/>
          <w:szCs w:val="24"/>
        </w:rPr>
        <w:lastRenderedPageBreak/>
        <w:tab/>
      </w:r>
      <w:r>
        <w:rPr>
          <w:rFonts w:ascii="Times New Roman" w:hAnsi="Times New Roman" w:hint="eastAsia"/>
          <w:bCs/>
          <w:sz w:val="24"/>
          <w:szCs w:val="24"/>
        </w:rPr>
        <w:t>目前</w:t>
      </w:r>
      <w:r>
        <w:rPr>
          <w:rFonts w:ascii="Times New Roman" w:hAnsi="Times New Roman" w:hint="eastAsia"/>
          <w:bCs/>
          <w:sz w:val="24"/>
          <w:szCs w:val="24"/>
        </w:rPr>
        <w:t>Node</w:t>
      </w:r>
      <w:r>
        <w:rPr>
          <w:rFonts w:ascii="Times New Roman" w:hAnsi="Times New Roman"/>
          <w:bCs/>
          <w:sz w:val="24"/>
          <w:szCs w:val="24"/>
        </w:rPr>
        <w:t>.</w:t>
      </w:r>
      <w:r>
        <w:rPr>
          <w:rFonts w:ascii="Times New Roman" w:hAnsi="Times New Roman" w:hint="eastAsia"/>
          <w:bCs/>
          <w:sz w:val="24"/>
          <w:szCs w:val="24"/>
        </w:rPr>
        <w:t>js</w:t>
      </w:r>
      <w:r>
        <w:rPr>
          <w:rFonts w:ascii="Times New Roman" w:hAnsi="Times New Roman" w:hint="eastAsia"/>
          <w:bCs/>
          <w:sz w:val="24"/>
          <w:szCs w:val="24"/>
        </w:rPr>
        <w:t>和</w:t>
      </w:r>
      <w:r>
        <w:rPr>
          <w:rFonts w:ascii="Times New Roman" w:hAnsi="Times New Roman" w:hint="eastAsia"/>
          <w:bCs/>
          <w:sz w:val="24"/>
          <w:szCs w:val="24"/>
        </w:rPr>
        <w:t>Vue</w:t>
      </w:r>
      <w:r>
        <w:rPr>
          <w:rFonts w:ascii="Times New Roman" w:hAnsi="Times New Roman"/>
          <w:bCs/>
          <w:sz w:val="24"/>
          <w:szCs w:val="24"/>
        </w:rPr>
        <w:t>.</w:t>
      </w:r>
      <w:r>
        <w:rPr>
          <w:rFonts w:ascii="Times New Roman" w:hAnsi="Times New Roman" w:hint="eastAsia"/>
          <w:bCs/>
          <w:sz w:val="24"/>
          <w:szCs w:val="24"/>
        </w:rPr>
        <w:t>js</w:t>
      </w:r>
      <w:r>
        <w:rPr>
          <w:rFonts w:ascii="Times New Roman" w:hAnsi="Times New Roman" w:hint="eastAsia"/>
          <w:bCs/>
          <w:sz w:val="24"/>
          <w:szCs w:val="24"/>
        </w:rPr>
        <w:t>的开发已逐渐完善，各种工具的接口的模块也在开发中逐渐完善，但是基于</w:t>
      </w:r>
      <w:r>
        <w:rPr>
          <w:rFonts w:ascii="Times New Roman" w:hAnsi="Times New Roman" w:hint="eastAsia"/>
          <w:bCs/>
          <w:sz w:val="24"/>
          <w:szCs w:val="24"/>
        </w:rPr>
        <w:t>Node</w:t>
      </w:r>
      <w:r>
        <w:rPr>
          <w:rFonts w:ascii="Times New Roman" w:hAnsi="Times New Roman" w:hint="eastAsia"/>
          <w:bCs/>
          <w:sz w:val="24"/>
          <w:szCs w:val="24"/>
        </w:rPr>
        <w:t>和</w:t>
      </w:r>
      <w:r>
        <w:rPr>
          <w:rFonts w:ascii="Times New Roman" w:hAnsi="Times New Roman" w:hint="eastAsia"/>
          <w:bCs/>
          <w:sz w:val="24"/>
          <w:szCs w:val="24"/>
        </w:rPr>
        <w:t>Vue</w:t>
      </w:r>
      <w:r>
        <w:rPr>
          <w:rFonts w:ascii="Times New Roman" w:hAnsi="Times New Roman" w:hint="eastAsia"/>
          <w:bCs/>
          <w:sz w:val="24"/>
          <w:szCs w:val="24"/>
        </w:rPr>
        <w:t>的系统目前还是较少，其中一个就是网络社区。</w:t>
      </w:r>
    </w:p>
    <w:p w14:paraId="17F29FB8" w14:textId="3E02710A" w:rsidR="00026773" w:rsidRDefault="00026773" w:rsidP="00026773">
      <w:pPr>
        <w:spacing w:line="360" w:lineRule="auto"/>
        <w:outlineLvl w:val="1"/>
        <w:rPr>
          <w:rFonts w:ascii="Times New Roman" w:hAnsi="Times New Roman"/>
          <w:szCs w:val="24"/>
        </w:rPr>
      </w:pPr>
      <w:bookmarkStart w:id="11" w:name="_Toc72610865"/>
      <w:r>
        <w:rPr>
          <w:rFonts w:ascii="Times New Roman" w:hAnsi="Times New Roman"/>
          <w:b/>
          <w:sz w:val="28"/>
          <w:szCs w:val="28"/>
        </w:rPr>
        <w:t>1.2</w:t>
      </w:r>
      <w:r>
        <w:rPr>
          <w:rFonts w:ascii="Times New Roman" w:eastAsia="黑体" w:hAnsi="Times New Roman"/>
          <w:sz w:val="28"/>
          <w:szCs w:val="28"/>
        </w:rPr>
        <w:t xml:space="preserve"> </w:t>
      </w:r>
      <w:r>
        <w:rPr>
          <w:rFonts w:ascii="Times New Roman" w:eastAsia="黑体" w:hAnsi="Times New Roman" w:hint="eastAsia"/>
          <w:b/>
          <w:sz w:val="28"/>
          <w:szCs w:val="28"/>
        </w:rPr>
        <w:t>系统开发的意义</w:t>
      </w:r>
      <w:bookmarkEnd w:id="11"/>
    </w:p>
    <w:p w14:paraId="0422DFEB" w14:textId="59048188" w:rsidR="008D1F55" w:rsidRPr="0055073F" w:rsidRDefault="008D1F55" w:rsidP="008D1F55">
      <w:pPr>
        <w:spacing w:line="360" w:lineRule="auto"/>
        <w:outlineLvl w:val="2"/>
        <w:rPr>
          <w:rFonts w:ascii="Times New Roman" w:eastAsia="黑体" w:hAnsi="Times New Roman"/>
          <w:b/>
          <w:sz w:val="24"/>
          <w:szCs w:val="24"/>
        </w:rPr>
      </w:pPr>
      <w:bookmarkStart w:id="12" w:name="_Toc72610866"/>
      <w:r w:rsidRPr="0055073F">
        <w:rPr>
          <w:rFonts w:ascii="Times New Roman" w:eastAsia="黑体" w:hAnsi="Times New Roman"/>
          <w:b/>
          <w:sz w:val="24"/>
          <w:szCs w:val="24"/>
        </w:rPr>
        <w:t>1.</w:t>
      </w:r>
      <w:r>
        <w:rPr>
          <w:rFonts w:ascii="Times New Roman" w:eastAsia="黑体" w:hAnsi="Times New Roman"/>
          <w:b/>
          <w:sz w:val="24"/>
          <w:szCs w:val="24"/>
        </w:rPr>
        <w:t>2</w:t>
      </w:r>
      <w:r w:rsidRPr="0055073F">
        <w:rPr>
          <w:rFonts w:ascii="Times New Roman" w:eastAsia="黑体" w:hAnsi="Times New Roman"/>
          <w:b/>
          <w:sz w:val="24"/>
          <w:szCs w:val="24"/>
        </w:rPr>
        <w:t>.</w:t>
      </w:r>
      <w:r>
        <w:rPr>
          <w:rFonts w:ascii="Times New Roman" w:eastAsia="黑体" w:hAnsi="Times New Roman"/>
          <w:b/>
          <w:sz w:val="24"/>
          <w:szCs w:val="24"/>
        </w:rPr>
        <w:t>1</w:t>
      </w:r>
      <w:r w:rsidRPr="0055073F">
        <w:rPr>
          <w:rFonts w:ascii="Times New Roman" w:eastAsia="黑体" w:hAnsi="Times New Roman"/>
          <w:b/>
          <w:sz w:val="24"/>
          <w:szCs w:val="24"/>
        </w:rPr>
        <w:t xml:space="preserve"> </w:t>
      </w:r>
      <w:r w:rsidR="00C33A77">
        <w:rPr>
          <w:rFonts w:ascii="Times New Roman" w:eastAsia="黑体" w:hAnsi="Times New Roman" w:hint="eastAsia"/>
          <w:b/>
          <w:sz w:val="24"/>
          <w:szCs w:val="24"/>
        </w:rPr>
        <w:t>提升</w:t>
      </w:r>
      <w:r>
        <w:rPr>
          <w:rFonts w:ascii="Times New Roman" w:eastAsia="黑体" w:hAnsi="Times New Roman" w:hint="eastAsia"/>
          <w:b/>
          <w:sz w:val="24"/>
          <w:szCs w:val="24"/>
        </w:rPr>
        <w:t>Node</w:t>
      </w:r>
      <w:r>
        <w:rPr>
          <w:rFonts w:ascii="Times New Roman" w:eastAsia="黑体" w:hAnsi="Times New Roman"/>
          <w:b/>
          <w:sz w:val="24"/>
          <w:szCs w:val="24"/>
        </w:rPr>
        <w:t>.</w:t>
      </w:r>
      <w:r>
        <w:rPr>
          <w:rFonts w:ascii="Times New Roman" w:eastAsia="黑体" w:hAnsi="Times New Roman" w:hint="eastAsia"/>
          <w:b/>
          <w:sz w:val="24"/>
          <w:szCs w:val="24"/>
        </w:rPr>
        <w:t>js</w:t>
      </w:r>
      <w:r>
        <w:rPr>
          <w:rFonts w:ascii="Times New Roman" w:eastAsia="黑体" w:hAnsi="Times New Roman" w:hint="eastAsia"/>
          <w:b/>
          <w:sz w:val="24"/>
          <w:szCs w:val="24"/>
        </w:rPr>
        <w:t>实现社区引擎</w:t>
      </w:r>
      <w:r w:rsidR="00E30F00">
        <w:rPr>
          <w:rFonts w:ascii="Times New Roman" w:eastAsia="黑体" w:hAnsi="Times New Roman" w:hint="eastAsia"/>
          <w:b/>
          <w:sz w:val="24"/>
          <w:szCs w:val="24"/>
        </w:rPr>
        <w:t>项目</w:t>
      </w:r>
      <w:r w:rsidR="00C33A77">
        <w:rPr>
          <w:rFonts w:ascii="Times New Roman" w:eastAsia="黑体" w:hAnsi="Times New Roman" w:hint="eastAsia"/>
          <w:b/>
          <w:sz w:val="24"/>
          <w:szCs w:val="24"/>
        </w:rPr>
        <w:t>的比重</w:t>
      </w:r>
      <w:bookmarkEnd w:id="12"/>
    </w:p>
    <w:p w14:paraId="13BA0B6E" w14:textId="0BFDC56B" w:rsidR="00E427C5" w:rsidRDefault="00B5531B" w:rsidP="00B5531B">
      <w:pPr>
        <w:spacing w:line="360" w:lineRule="auto"/>
        <w:rPr>
          <w:rFonts w:ascii="Times New Roman" w:hAnsi="Times New Roman"/>
          <w:sz w:val="24"/>
          <w:szCs w:val="24"/>
        </w:rPr>
      </w:pPr>
      <w:r>
        <w:rPr>
          <w:rFonts w:ascii="Times New Roman" w:hAnsi="Times New Roman"/>
          <w:szCs w:val="24"/>
        </w:rPr>
        <w:tab/>
      </w:r>
      <w:r>
        <w:rPr>
          <w:rFonts w:ascii="Times New Roman" w:hAnsi="Times New Roman" w:hint="eastAsia"/>
          <w:sz w:val="24"/>
          <w:szCs w:val="24"/>
        </w:rPr>
        <w:t>每当有一种流行语言诞生，各种相关应用便会应运产生，同时，语言的流行程度也影响着应用的多样性。例如，使用</w:t>
      </w:r>
      <w:r>
        <w:rPr>
          <w:rFonts w:ascii="Times New Roman" w:hAnsi="Times New Roman" w:hint="eastAsia"/>
          <w:sz w:val="24"/>
          <w:szCs w:val="24"/>
        </w:rPr>
        <w:t>PHP</w:t>
      </w:r>
      <w:r>
        <w:rPr>
          <w:rFonts w:ascii="Times New Roman" w:hAnsi="Times New Roman" w:hint="eastAsia"/>
          <w:sz w:val="24"/>
          <w:szCs w:val="24"/>
        </w:rPr>
        <w:t>实现的社区系统远高于</w:t>
      </w:r>
      <w:r>
        <w:rPr>
          <w:rFonts w:ascii="Times New Roman" w:hAnsi="Times New Roman" w:hint="eastAsia"/>
          <w:sz w:val="24"/>
          <w:szCs w:val="24"/>
        </w:rPr>
        <w:t>Perl</w:t>
      </w:r>
      <w:r>
        <w:rPr>
          <w:rFonts w:ascii="Times New Roman" w:hAnsi="Times New Roman" w:hint="eastAsia"/>
          <w:sz w:val="24"/>
          <w:szCs w:val="24"/>
        </w:rPr>
        <w:t>，其社区力量相应的更强。</w:t>
      </w:r>
    </w:p>
    <w:p w14:paraId="4FD3D0AF" w14:textId="4185D995" w:rsidR="00B5531B" w:rsidRDefault="00B5531B" w:rsidP="00B5531B">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在近十余年的发展中，</w:t>
      </w:r>
      <w:r>
        <w:rPr>
          <w:rFonts w:ascii="Times New Roman" w:hAnsi="Times New Roman" w:hint="eastAsia"/>
          <w:sz w:val="24"/>
          <w:szCs w:val="24"/>
        </w:rPr>
        <w:t>JavaScript</w:t>
      </w:r>
      <w:r>
        <w:rPr>
          <w:rFonts w:ascii="Times New Roman" w:hAnsi="Times New Roman" w:hint="eastAsia"/>
          <w:sz w:val="24"/>
          <w:szCs w:val="24"/>
        </w:rPr>
        <w:t>的社区影响力也逐渐强大。在</w:t>
      </w:r>
      <w:r>
        <w:rPr>
          <w:rFonts w:ascii="Times New Roman" w:hAnsi="Times New Roman" w:hint="eastAsia"/>
          <w:sz w:val="24"/>
          <w:szCs w:val="24"/>
        </w:rPr>
        <w:t>GitHub</w:t>
      </w:r>
      <w:r>
        <w:rPr>
          <w:rFonts w:ascii="Times New Roman" w:hAnsi="Times New Roman" w:hint="eastAsia"/>
          <w:sz w:val="24"/>
          <w:szCs w:val="24"/>
        </w:rPr>
        <w:t>中</w:t>
      </w:r>
      <w:r>
        <w:rPr>
          <w:rFonts w:ascii="Times New Roman" w:hAnsi="Times New Roman" w:hint="eastAsia"/>
          <w:sz w:val="24"/>
          <w:szCs w:val="24"/>
        </w:rPr>
        <w:t>Star</w:t>
      </w:r>
      <w:r>
        <w:rPr>
          <w:rFonts w:ascii="Times New Roman" w:hAnsi="Times New Roman" w:hint="eastAsia"/>
          <w:sz w:val="24"/>
          <w:szCs w:val="24"/>
        </w:rPr>
        <w:t>数量最多的前</w:t>
      </w:r>
      <w:r>
        <w:rPr>
          <w:rFonts w:ascii="Times New Roman" w:hAnsi="Times New Roman" w:hint="eastAsia"/>
          <w:sz w:val="24"/>
          <w:szCs w:val="24"/>
        </w:rPr>
        <w:t>5</w:t>
      </w:r>
      <w:r>
        <w:rPr>
          <w:rFonts w:ascii="Times New Roman" w:hAnsi="Times New Roman"/>
          <w:sz w:val="24"/>
          <w:szCs w:val="24"/>
        </w:rPr>
        <w:t>0</w:t>
      </w:r>
      <w:r>
        <w:rPr>
          <w:rFonts w:ascii="Times New Roman" w:hAnsi="Times New Roman" w:hint="eastAsia"/>
          <w:sz w:val="24"/>
          <w:szCs w:val="24"/>
        </w:rPr>
        <w:t>个项目中，基于</w:t>
      </w:r>
      <w:r w:rsidR="00C32FA8">
        <w:rPr>
          <w:rFonts w:ascii="Times New Roman" w:hAnsi="Times New Roman" w:hint="eastAsia"/>
          <w:sz w:val="24"/>
          <w:szCs w:val="24"/>
        </w:rPr>
        <w:t>JavaScript</w:t>
      </w:r>
      <w:r w:rsidR="00C32FA8">
        <w:rPr>
          <w:rFonts w:ascii="Times New Roman" w:hAnsi="Times New Roman" w:hint="eastAsia"/>
          <w:sz w:val="24"/>
          <w:szCs w:val="24"/>
        </w:rPr>
        <w:t>的项目多达</w:t>
      </w:r>
      <w:r w:rsidR="00C32FA8">
        <w:rPr>
          <w:rFonts w:ascii="Times New Roman" w:hAnsi="Times New Roman" w:hint="eastAsia"/>
          <w:sz w:val="24"/>
          <w:szCs w:val="24"/>
        </w:rPr>
        <w:t>1</w:t>
      </w:r>
      <w:r w:rsidR="00C32FA8">
        <w:rPr>
          <w:rFonts w:ascii="Times New Roman" w:hAnsi="Times New Roman"/>
          <w:sz w:val="24"/>
          <w:szCs w:val="24"/>
        </w:rPr>
        <w:t>4</w:t>
      </w:r>
      <w:r w:rsidR="00C32FA8">
        <w:rPr>
          <w:rFonts w:ascii="Times New Roman" w:hAnsi="Times New Roman" w:hint="eastAsia"/>
          <w:sz w:val="24"/>
          <w:szCs w:val="24"/>
        </w:rPr>
        <w:t>个，</w:t>
      </w:r>
      <w:r w:rsidR="00C32FA8">
        <w:rPr>
          <w:rFonts w:ascii="Times New Roman" w:hAnsi="Times New Roman" w:hint="eastAsia"/>
          <w:sz w:val="24"/>
          <w:szCs w:val="24"/>
        </w:rPr>
        <w:t>JavaScript</w:t>
      </w:r>
      <w:r w:rsidR="00C32FA8">
        <w:rPr>
          <w:rFonts w:ascii="Times New Roman" w:hAnsi="Times New Roman" w:hint="eastAsia"/>
          <w:sz w:val="24"/>
          <w:szCs w:val="24"/>
        </w:rPr>
        <w:t>的繁荣程度可见一斑。</w:t>
      </w:r>
    </w:p>
    <w:p w14:paraId="46F90238" w14:textId="2CB3FEAC" w:rsidR="00E30F00" w:rsidRDefault="00E30F00" w:rsidP="00B5531B">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在当今服务器语言百花齐放的背景下，虽然</w:t>
      </w:r>
      <w:r w:rsidR="00C33A77">
        <w:rPr>
          <w:rFonts w:ascii="Times New Roman" w:hAnsi="Times New Roman" w:hint="eastAsia"/>
          <w:sz w:val="24"/>
          <w:szCs w:val="24"/>
        </w:rPr>
        <w:t>每种开发语言都拥有一大批使用者，但是在总体的占比中，</w:t>
      </w:r>
      <w:r w:rsidR="00C33A77">
        <w:rPr>
          <w:rFonts w:ascii="Times New Roman" w:hAnsi="Times New Roman" w:hint="eastAsia"/>
          <w:sz w:val="24"/>
          <w:szCs w:val="24"/>
        </w:rPr>
        <w:t>PHP</w:t>
      </w:r>
      <w:r w:rsidR="00C33A77">
        <w:rPr>
          <w:rFonts w:ascii="Times New Roman" w:hAnsi="Times New Roman" w:hint="eastAsia"/>
          <w:sz w:val="24"/>
          <w:szCs w:val="24"/>
        </w:rPr>
        <w:t>仍是处于垄断地位，占比近</w:t>
      </w:r>
      <w:r w:rsidR="00C33A77">
        <w:rPr>
          <w:rFonts w:ascii="Times New Roman" w:hAnsi="Times New Roman" w:hint="eastAsia"/>
          <w:sz w:val="24"/>
          <w:szCs w:val="24"/>
        </w:rPr>
        <w:t>8</w:t>
      </w:r>
      <w:r w:rsidR="00C33A77">
        <w:rPr>
          <w:rFonts w:ascii="Times New Roman" w:hAnsi="Times New Roman"/>
          <w:sz w:val="24"/>
          <w:szCs w:val="24"/>
        </w:rPr>
        <w:t>0%</w:t>
      </w:r>
      <w:r w:rsidR="00C33A77">
        <w:rPr>
          <w:rFonts w:ascii="Times New Roman" w:hAnsi="Times New Roman" w:hint="eastAsia"/>
          <w:sz w:val="24"/>
          <w:szCs w:val="24"/>
        </w:rPr>
        <w:t>，基于</w:t>
      </w:r>
      <w:r w:rsidR="00C33A77">
        <w:rPr>
          <w:rFonts w:ascii="Times New Roman" w:hAnsi="Times New Roman" w:hint="eastAsia"/>
          <w:sz w:val="24"/>
          <w:szCs w:val="24"/>
        </w:rPr>
        <w:t>JavaScript</w:t>
      </w:r>
      <w:r w:rsidR="00C33A77">
        <w:rPr>
          <w:rFonts w:ascii="Times New Roman" w:hAnsi="Times New Roman" w:hint="eastAsia"/>
          <w:sz w:val="24"/>
          <w:szCs w:val="24"/>
        </w:rPr>
        <w:t>的</w:t>
      </w:r>
      <w:r w:rsidR="00C33A77">
        <w:rPr>
          <w:rFonts w:ascii="Times New Roman" w:hAnsi="Times New Roman" w:hint="eastAsia"/>
          <w:sz w:val="24"/>
          <w:szCs w:val="24"/>
        </w:rPr>
        <w:t>Node</w:t>
      </w:r>
      <w:r w:rsidR="00C33A77">
        <w:rPr>
          <w:rFonts w:ascii="Times New Roman" w:hAnsi="Times New Roman"/>
          <w:sz w:val="24"/>
          <w:szCs w:val="24"/>
        </w:rPr>
        <w:t>.</w:t>
      </w:r>
      <w:r w:rsidR="00C33A77">
        <w:rPr>
          <w:rFonts w:ascii="Times New Roman" w:hAnsi="Times New Roman" w:hint="eastAsia"/>
          <w:sz w:val="24"/>
          <w:szCs w:val="24"/>
        </w:rPr>
        <w:t>js</w:t>
      </w:r>
      <w:r w:rsidR="00C33A77">
        <w:rPr>
          <w:rFonts w:ascii="Times New Roman" w:hAnsi="Times New Roman" w:hint="eastAsia"/>
          <w:sz w:val="24"/>
          <w:szCs w:val="24"/>
        </w:rPr>
        <w:t>在其中可谓是微乎其微。本项目旨在开发一个基于</w:t>
      </w:r>
      <w:r w:rsidR="00C33A77">
        <w:rPr>
          <w:rFonts w:ascii="Times New Roman" w:hAnsi="Times New Roman" w:hint="eastAsia"/>
          <w:sz w:val="24"/>
          <w:szCs w:val="24"/>
        </w:rPr>
        <w:t>Vue</w:t>
      </w:r>
      <w:r w:rsidR="00C33A77">
        <w:rPr>
          <w:rFonts w:ascii="Times New Roman" w:hAnsi="Times New Roman"/>
          <w:sz w:val="24"/>
          <w:szCs w:val="24"/>
        </w:rPr>
        <w:t>.</w:t>
      </w:r>
      <w:r w:rsidR="00C33A77">
        <w:rPr>
          <w:rFonts w:ascii="Times New Roman" w:hAnsi="Times New Roman" w:hint="eastAsia"/>
          <w:sz w:val="24"/>
          <w:szCs w:val="24"/>
        </w:rPr>
        <w:t>js</w:t>
      </w:r>
      <w:r w:rsidR="00C33A77">
        <w:rPr>
          <w:rFonts w:ascii="Times New Roman" w:hAnsi="Times New Roman" w:hint="eastAsia"/>
          <w:sz w:val="24"/>
          <w:szCs w:val="24"/>
        </w:rPr>
        <w:t>和</w:t>
      </w:r>
      <w:r w:rsidR="00C33A77">
        <w:rPr>
          <w:rFonts w:ascii="Times New Roman" w:hAnsi="Times New Roman" w:hint="eastAsia"/>
          <w:sz w:val="24"/>
          <w:szCs w:val="24"/>
        </w:rPr>
        <w:t>Node</w:t>
      </w:r>
      <w:r w:rsidR="00C33A77">
        <w:rPr>
          <w:rFonts w:ascii="Times New Roman" w:hAnsi="Times New Roman"/>
          <w:sz w:val="24"/>
          <w:szCs w:val="24"/>
        </w:rPr>
        <w:t>.</w:t>
      </w:r>
      <w:r w:rsidR="00C33A77">
        <w:rPr>
          <w:rFonts w:ascii="Times New Roman" w:hAnsi="Times New Roman" w:hint="eastAsia"/>
          <w:sz w:val="24"/>
          <w:szCs w:val="24"/>
        </w:rPr>
        <w:t>js</w:t>
      </w:r>
      <w:r w:rsidR="00C33A77">
        <w:rPr>
          <w:rFonts w:ascii="Times New Roman" w:hAnsi="Times New Roman" w:hint="eastAsia"/>
          <w:sz w:val="24"/>
          <w:szCs w:val="24"/>
        </w:rPr>
        <w:t>实现网络社区，完善</w:t>
      </w:r>
      <w:r w:rsidR="00C33A77">
        <w:rPr>
          <w:rFonts w:ascii="Times New Roman" w:hAnsi="Times New Roman" w:hint="eastAsia"/>
          <w:sz w:val="24"/>
          <w:szCs w:val="24"/>
        </w:rPr>
        <w:t>Node</w:t>
      </w:r>
      <w:r w:rsidR="00C33A77">
        <w:rPr>
          <w:rFonts w:ascii="Times New Roman" w:hAnsi="Times New Roman"/>
          <w:sz w:val="24"/>
          <w:szCs w:val="24"/>
        </w:rPr>
        <w:t>.</w:t>
      </w:r>
      <w:r w:rsidR="00C33A77">
        <w:rPr>
          <w:rFonts w:ascii="Times New Roman" w:hAnsi="Times New Roman" w:hint="eastAsia"/>
          <w:sz w:val="24"/>
          <w:szCs w:val="24"/>
        </w:rPr>
        <w:t>js</w:t>
      </w:r>
      <w:r w:rsidR="00C33A77">
        <w:rPr>
          <w:rFonts w:ascii="Times New Roman" w:hAnsi="Times New Roman" w:hint="eastAsia"/>
          <w:sz w:val="24"/>
          <w:szCs w:val="24"/>
        </w:rPr>
        <w:t>的生态环境。</w:t>
      </w:r>
    </w:p>
    <w:p w14:paraId="103DDA0A" w14:textId="4CE30D99" w:rsidR="00C33A77" w:rsidRPr="00B5531B" w:rsidRDefault="00086840" w:rsidP="00086840">
      <w:pPr>
        <w:spacing w:line="360" w:lineRule="auto"/>
        <w:jc w:val="center"/>
        <w:rPr>
          <w:rFonts w:ascii="Times New Roman" w:hAnsi="Times New Roman"/>
          <w:sz w:val="24"/>
          <w:szCs w:val="24"/>
        </w:rPr>
      </w:pPr>
      <w:r>
        <w:rPr>
          <w:noProof/>
        </w:rPr>
        <w:drawing>
          <wp:inline distT="0" distB="0" distL="0" distR="0" wp14:anchorId="3D8D728F" wp14:editId="2C919272">
            <wp:extent cx="4714875" cy="32792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6508" cy="3280432"/>
                    </a:xfrm>
                    <a:prstGeom prst="rect">
                      <a:avLst/>
                    </a:prstGeom>
                  </pic:spPr>
                </pic:pic>
              </a:graphicData>
            </a:graphic>
          </wp:inline>
        </w:drawing>
      </w:r>
    </w:p>
    <w:p w14:paraId="38464555" w14:textId="633658C4" w:rsidR="00086840" w:rsidRPr="00026773" w:rsidRDefault="00086840" w:rsidP="00086840">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sidRPr="00026773">
        <w:rPr>
          <w:rFonts w:ascii="Times New Roman" w:eastAsia="黑体" w:hAnsi="Times New Roman"/>
          <w:bCs/>
          <w:szCs w:val="24"/>
        </w:rPr>
        <w:t>1.</w:t>
      </w:r>
      <w:r>
        <w:rPr>
          <w:rFonts w:ascii="Times New Roman" w:eastAsia="黑体" w:hAnsi="Times New Roman"/>
          <w:bCs/>
          <w:szCs w:val="24"/>
        </w:rPr>
        <w:t>2</w:t>
      </w:r>
      <w:r w:rsidRPr="00026773">
        <w:rPr>
          <w:rFonts w:ascii="Times New Roman" w:eastAsia="黑体" w:hAnsi="Times New Roman"/>
          <w:bCs/>
          <w:szCs w:val="24"/>
        </w:rPr>
        <w:t xml:space="preserve"> </w:t>
      </w:r>
      <w:r w:rsidRPr="00086840">
        <w:rPr>
          <w:rFonts w:ascii="Times New Roman" w:eastAsia="黑体" w:hAnsi="Times New Roman" w:hint="eastAsia"/>
          <w:bCs/>
          <w:szCs w:val="24"/>
        </w:rPr>
        <w:t>2021</w:t>
      </w:r>
      <w:r w:rsidRPr="00086840">
        <w:rPr>
          <w:rFonts w:ascii="Times New Roman" w:eastAsia="黑体" w:hAnsi="Times New Roman" w:hint="eastAsia"/>
          <w:bCs/>
          <w:szCs w:val="24"/>
        </w:rPr>
        <w:t>年</w:t>
      </w:r>
      <w:r w:rsidRPr="00086840">
        <w:rPr>
          <w:rFonts w:ascii="Times New Roman" w:eastAsia="黑体" w:hAnsi="Times New Roman" w:hint="eastAsia"/>
          <w:bCs/>
          <w:szCs w:val="24"/>
        </w:rPr>
        <w:t>3</w:t>
      </w:r>
      <w:r w:rsidRPr="00086840">
        <w:rPr>
          <w:rFonts w:ascii="Times New Roman" w:eastAsia="黑体" w:hAnsi="Times New Roman" w:hint="eastAsia"/>
          <w:bCs/>
          <w:szCs w:val="24"/>
        </w:rPr>
        <w:t>月</w:t>
      </w:r>
      <w:r w:rsidRPr="00086840">
        <w:rPr>
          <w:rFonts w:ascii="Times New Roman" w:eastAsia="黑体" w:hAnsi="Times New Roman" w:hint="eastAsia"/>
          <w:bCs/>
          <w:szCs w:val="24"/>
        </w:rPr>
        <w:t>WEB</w:t>
      </w:r>
      <w:r w:rsidRPr="00086840">
        <w:rPr>
          <w:rFonts w:ascii="Times New Roman" w:eastAsia="黑体" w:hAnsi="Times New Roman" w:hint="eastAsia"/>
          <w:bCs/>
          <w:szCs w:val="24"/>
        </w:rPr>
        <w:t>服务器</w:t>
      </w:r>
      <w:proofErr w:type="gramStart"/>
      <w:r w:rsidRPr="00086840">
        <w:rPr>
          <w:rFonts w:ascii="Times New Roman" w:eastAsia="黑体" w:hAnsi="Times New Roman" w:hint="eastAsia"/>
          <w:bCs/>
          <w:szCs w:val="24"/>
        </w:rPr>
        <w:t>端语言</w:t>
      </w:r>
      <w:proofErr w:type="gramEnd"/>
      <w:r w:rsidRPr="00086840">
        <w:rPr>
          <w:rFonts w:ascii="Times New Roman" w:eastAsia="黑体" w:hAnsi="Times New Roman" w:hint="eastAsia"/>
          <w:bCs/>
          <w:szCs w:val="24"/>
        </w:rPr>
        <w:t>排行榜</w:t>
      </w:r>
    </w:p>
    <w:p w14:paraId="63553CAC" w14:textId="719DF04C" w:rsidR="00E427C5" w:rsidRPr="003626E0" w:rsidRDefault="003626E0" w:rsidP="00061805">
      <w:pPr>
        <w:spacing w:line="360" w:lineRule="auto"/>
        <w:outlineLvl w:val="2"/>
        <w:rPr>
          <w:rFonts w:ascii="Times New Roman" w:hAnsi="Times New Roman"/>
          <w:szCs w:val="24"/>
        </w:rPr>
      </w:pPr>
      <w:bookmarkStart w:id="13" w:name="_Toc72610867"/>
      <w:r w:rsidRPr="0055073F">
        <w:rPr>
          <w:rFonts w:ascii="Times New Roman" w:eastAsia="黑体" w:hAnsi="Times New Roman"/>
          <w:b/>
          <w:sz w:val="24"/>
          <w:szCs w:val="24"/>
        </w:rPr>
        <w:t>1.</w:t>
      </w:r>
      <w:r>
        <w:rPr>
          <w:rFonts w:ascii="Times New Roman" w:eastAsia="黑体" w:hAnsi="Times New Roman"/>
          <w:b/>
          <w:sz w:val="24"/>
          <w:szCs w:val="24"/>
        </w:rPr>
        <w:t>2</w:t>
      </w:r>
      <w:r w:rsidRPr="0055073F">
        <w:rPr>
          <w:rFonts w:ascii="Times New Roman" w:eastAsia="黑体" w:hAnsi="Times New Roman"/>
          <w:b/>
          <w:sz w:val="24"/>
          <w:szCs w:val="24"/>
        </w:rPr>
        <w:t>.</w:t>
      </w:r>
      <w:r>
        <w:rPr>
          <w:rFonts w:ascii="Times New Roman" w:eastAsia="黑体" w:hAnsi="Times New Roman"/>
          <w:b/>
          <w:sz w:val="24"/>
          <w:szCs w:val="24"/>
        </w:rPr>
        <w:t>2</w:t>
      </w:r>
      <w:r w:rsidRPr="0055073F">
        <w:rPr>
          <w:rFonts w:ascii="Times New Roman" w:eastAsia="黑体" w:hAnsi="Times New Roman"/>
          <w:b/>
          <w:sz w:val="24"/>
          <w:szCs w:val="24"/>
        </w:rPr>
        <w:t xml:space="preserve"> </w:t>
      </w:r>
      <w:r w:rsidR="00061805">
        <w:rPr>
          <w:rFonts w:ascii="Times New Roman" w:eastAsia="黑体" w:hAnsi="Times New Roman" w:hint="eastAsia"/>
          <w:b/>
          <w:sz w:val="24"/>
          <w:szCs w:val="24"/>
        </w:rPr>
        <w:t>实现</w:t>
      </w:r>
      <w:r w:rsidR="00797EB9">
        <w:rPr>
          <w:rFonts w:ascii="Times New Roman" w:eastAsia="黑体" w:hAnsi="Times New Roman" w:hint="eastAsia"/>
          <w:b/>
          <w:sz w:val="24"/>
          <w:szCs w:val="24"/>
        </w:rPr>
        <w:t>网络</w:t>
      </w:r>
      <w:r w:rsidR="00061805">
        <w:rPr>
          <w:rFonts w:ascii="Times New Roman" w:eastAsia="黑体" w:hAnsi="Times New Roman" w:hint="eastAsia"/>
          <w:b/>
          <w:sz w:val="24"/>
          <w:szCs w:val="24"/>
        </w:rPr>
        <w:t>社区、</w:t>
      </w:r>
      <w:r w:rsidR="00797EB9">
        <w:rPr>
          <w:rFonts w:ascii="Times New Roman" w:eastAsia="黑体" w:hAnsi="Times New Roman" w:hint="eastAsia"/>
          <w:b/>
          <w:sz w:val="24"/>
          <w:szCs w:val="24"/>
        </w:rPr>
        <w:t>在线</w:t>
      </w:r>
      <w:r w:rsidR="00061805">
        <w:rPr>
          <w:rFonts w:ascii="Times New Roman" w:eastAsia="黑体" w:hAnsi="Times New Roman" w:hint="eastAsia"/>
          <w:b/>
          <w:sz w:val="24"/>
          <w:szCs w:val="24"/>
        </w:rPr>
        <w:t>工具一体化</w:t>
      </w:r>
      <w:bookmarkEnd w:id="13"/>
    </w:p>
    <w:p w14:paraId="580577C9" w14:textId="7F68C143" w:rsidR="00E427C5" w:rsidRDefault="00061805" w:rsidP="00061805">
      <w:pPr>
        <w:spacing w:line="360" w:lineRule="auto"/>
        <w:rPr>
          <w:rFonts w:ascii="Times New Roman" w:hAnsi="Times New Roman"/>
          <w:sz w:val="24"/>
          <w:szCs w:val="24"/>
        </w:rPr>
      </w:pPr>
      <w:r>
        <w:rPr>
          <w:rFonts w:ascii="Times New Roman" w:hAnsi="Times New Roman"/>
          <w:szCs w:val="24"/>
        </w:rPr>
        <w:tab/>
      </w:r>
      <w:r w:rsidR="00797EB9">
        <w:rPr>
          <w:rFonts w:ascii="Times New Roman" w:hAnsi="Times New Roman" w:hint="eastAsia"/>
          <w:sz w:val="24"/>
          <w:szCs w:val="24"/>
        </w:rPr>
        <w:t>在现阶段的互联网商业发展中，提升用户的互联网体验是</w:t>
      </w:r>
      <w:r w:rsidR="00CD0693">
        <w:rPr>
          <w:rFonts w:ascii="Times New Roman" w:hAnsi="Times New Roman" w:hint="eastAsia"/>
          <w:sz w:val="24"/>
          <w:szCs w:val="24"/>
        </w:rPr>
        <w:t>当下的重要一环，</w:t>
      </w:r>
      <w:r w:rsidR="00CD0693">
        <w:rPr>
          <w:rFonts w:ascii="Times New Roman" w:hAnsi="Times New Roman" w:hint="eastAsia"/>
          <w:sz w:val="24"/>
          <w:szCs w:val="24"/>
        </w:rPr>
        <w:lastRenderedPageBreak/>
        <w:t>Web</w:t>
      </w:r>
      <w:r w:rsidR="00CD0693">
        <w:rPr>
          <w:rFonts w:ascii="Times New Roman" w:hAnsi="Times New Roman" w:hint="eastAsia"/>
          <w:sz w:val="24"/>
          <w:szCs w:val="24"/>
        </w:rPr>
        <w:t>技术的发展产生了大批前端开发者。在日常的开发过程中，必然会有各种开发中的心得、问题、经验同他人分享，网络社区便为</w:t>
      </w:r>
      <w:r w:rsidR="00CD0693" w:rsidRPr="00CD0693">
        <w:rPr>
          <w:rFonts w:ascii="Times New Roman" w:hAnsi="Times New Roman" w:hint="eastAsia"/>
          <w:sz w:val="24"/>
          <w:szCs w:val="24"/>
        </w:rPr>
        <w:t>这些</w:t>
      </w:r>
      <w:r w:rsidR="00CD0693">
        <w:rPr>
          <w:rFonts w:ascii="Times New Roman" w:hAnsi="Times New Roman" w:hint="eastAsia"/>
          <w:sz w:val="24"/>
          <w:szCs w:val="24"/>
        </w:rPr>
        <w:t>开发人员</w:t>
      </w:r>
      <w:r w:rsidR="00CD0693" w:rsidRPr="00CD0693">
        <w:rPr>
          <w:rFonts w:ascii="Times New Roman" w:hAnsi="Times New Roman" w:hint="eastAsia"/>
          <w:sz w:val="24"/>
          <w:szCs w:val="24"/>
        </w:rPr>
        <w:t>提供</w:t>
      </w:r>
      <w:r w:rsidR="00CD0693">
        <w:rPr>
          <w:rFonts w:ascii="Times New Roman" w:hAnsi="Times New Roman" w:hint="eastAsia"/>
          <w:sz w:val="24"/>
          <w:szCs w:val="24"/>
        </w:rPr>
        <w:t>了</w:t>
      </w:r>
      <w:r w:rsidR="00CD0693" w:rsidRPr="00CD0693">
        <w:rPr>
          <w:rFonts w:ascii="Times New Roman" w:hAnsi="Times New Roman" w:hint="eastAsia"/>
          <w:sz w:val="24"/>
          <w:szCs w:val="24"/>
        </w:rPr>
        <w:t>交换</w:t>
      </w:r>
      <w:r w:rsidR="00CD0693">
        <w:rPr>
          <w:rFonts w:ascii="Times New Roman" w:hAnsi="Times New Roman" w:hint="eastAsia"/>
          <w:sz w:val="24"/>
          <w:szCs w:val="24"/>
        </w:rPr>
        <w:t>开发</w:t>
      </w:r>
      <w:r w:rsidR="00CD0693" w:rsidRPr="00CD0693">
        <w:rPr>
          <w:rFonts w:ascii="Times New Roman" w:hAnsi="Times New Roman" w:hint="eastAsia"/>
          <w:sz w:val="24"/>
          <w:szCs w:val="24"/>
        </w:rPr>
        <w:t>经验</w:t>
      </w:r>
      <w:r w:rsidR="00CD0693">
        <w:rPr>
          <w:rFonts w:ascii="Times New Roman" w:hAnsi="Times New Roman" w:hint="eastAsia"/>
          <w:sz w:val="24"/>
          <w:szCs w:val="24"/>
        </w:rPr>
        <w:t>的场所，使他们能够跨越时空限制，建立有意义的人际关系，将分散在全国各地，对前端开发具有共同兴趣爱好的开发人员聚集在一起。</w:t>
      </w:r>
    </w:p>
    <w:p w14:paraId="70CB1FE6" w14:textId="39EF4E64" w:rsidR="00CD0693" w:rsidRDefault="00CD0693" w:rsidP="00061805">
      <w:pPr>
        <w:spacing w:line="360" w:lineRule="auto"/>
        <w:rPr>
          <w:rFonts w:ascii="Times New Roman" w:hAnsi="Times New Roman"/>
          <w:sz w:val="24"/>
          <w:szCs w:val="24"/>
        </w:rPr>
      </w:pPr>
      <w:r>
        <w:rPr>
          <w:rFonts w:ascii="Times New Roman" w:hAnsi="Times New Roman"/>
          <w:sz w:val="24"/>
          <w:szCs w:val="24"/>
        </w:rPr>
        <w:tab/>
      </w:r>
      <w:r w:rsidR="00C13E5D">
        <w:rPr>
          <w:rFonts w:ascii="Times New Roman" w:hAnsi="Times New Roman" w:hint="eastAsia"/>
          <w:sz w:val="24"/>
          <w:szCs w:val="24"/>
        </w:rPr>
        <w:t>现如今的程序员社区中，大部分网站只是单一的论坛，为用户提供交流的平台，而在开发中如果需要使用某个开发工具，如</w:t>
      </w:r>
      <w:r w:rsidR="00C13E5D">
        <w:rPr>
          <w:rFonts w:ascii="Times New Roman" w:hAnsi="Times New Roman" w:hint="eastAsia"/>
          <w:sz w:val="24"/>
          <w:szCs w:val="24"/>
        </w:rPr>
        <w:t>JSON</w:t>
      </w:r>
      <w:r w:rsidR="00C13E5D">
        <w:rPr>
          <w:rFonts w:ascii="Times New Roman" w:hAnsi="Times New Roman" w:hint="eastAsia"/>
          <w:sz w:val="24"/>
          <w:szCs w:val="24"/>
        </w:rPr>
        <w:t>解析、进制转换、代码编译等功能，则需要单独使用搜索引起查找对应工具，使得时间都浪费在了无意义的搜索中。因此，在社区内为开发人员提供在线开发工具可以大大节省用户的时间，这也是当下大部分热门社区所没有提供的功能</w:t>
      </w:r>
      <w:r w:rsidR="00D7423A">
        <w:rPr>
          <w:rFonts w:ascii="Times New Roman" w:hAnsi="Times New Roman" w:hint="eastAsia"/>
          <w:sz w:val="24"/>
          <w:szCs w:val="24"/>
        </w:rPr>
        <w:t>，而提供在线工具的开源中国（</w:t>
      </w:r>
      <w:r w:rsidR="00D7423A">
        <w:rPr>
          <w:rFonts w:ascii="Times New Roman" w:hAnsi="Times New Roman" w:hint="eastAsia"/>
          <w:sz w:val="24"/>
          <w:szCs w:val="24"/>
        </w:rPr>
        <w:t>OSCHINA</w:t>
      </w:r>
      <w:r w:rsidR="00D7423A">
        <w:rPr>
          <w:rFonts w:ascii="Times New Roman" w:hAnsi="Times New Roman" w:hint="eastAsia"/>
          <w:sz w:val="24"/>
          <w:szCs w:val="24"/>
        </w:rPr>
        <w:t>）则功能过于繁多，界面设计略显繁杂。本系统希望开发一个集在线工具和网络社区为一体的网站，为开发人员设计一个功能实用、页面简洁的网络社区。</w:t>
      </w:r>
    </w:p>
    <w:p w14:paraId="316228C9" w14:textId="1B1F9AC2" w:rsidR="00F34275" w:rsidRDefault="00F34275" w:rsidP="00F34275">
      <w:pPr>
        <w:spacing w:line="360" w:lineRule="auto"/>
        <w:outlineLvl w:val="1"/>
        <w:rPr>
          <w:rFonts w:ascii="Times New Roman" w:eastAsia="黑体" w:hAnsi="Times New Roman"/>
          <w:b/>
          <w:sz w:val="28"/>
          <w:szCs w:val="28"/>
        </w:rPr>
      </w:pPr>
      <w:bookmarkStart w:id="14" w:name="_Toc72610868"/>
      <w:r>
        <w:rPr>
          <w:rFonts w:ascii="Times New Roman" w:hAnsi="Times New Roman"/>
          <w:b/>
          <w:sz w:val="28"/>
          <w:szCs w:val="28"/>
        </w:rPr>
        <w:t>1.3</w:t>
      </w:r>
      <w:r>
        <w:rPr>
          <w:rFonts w:ascii="Times New Roman" w:eastAsia="黑体" w:hAnsi="Times New Roman"/>
          <w:sz w:val="28"/>
          <w:szCs w:val="28"/>
        </w:rPr>
        <w:t xml:space="preserve"> </w:t>
      </w:r>
      <w:r>
        <w:rPr>
          <w:rFonts w:ascii="Times New Roman" w:eastAsia="黑体" w:hAnsi="Times New Roman" w:hint="eastAsia"/>
          <w:b/>
          <w:sz w:val="28"/>
          <w:szCs w:val="28"/>
        </w:rPr>
        <w:t>系统开发目标</w:t>
      </w:r>
      <w:bookmarkEnd w:id="14"/>
    </w:p>
    <w:p w14:paraId="2680D6D3" w14:textId="33C76C5A" w:rsidR="00F34275" w:rsidRPr="00F34275" w:rsidRDefault="00F34275" w:rsidP="00F34275">
      <w:pPr>
        <w:spacing w:line="360" w:lineRule="auto"/>
        <w:outlineLvl w:val="2"/>
        <w:rPr>
          <w:rFonts w:ascii="Times New Roman" w:eastAsia="黑体" w:hAnsi="Times New Roman"/>
          <w:b/>
          <w:sz w:val="24"/>
          <w:szCs w:val="24"/>
        </w:rPr>
      </w:pPr>
      <w:bookmarkStart w:id="15" w:name="_Toc72610869"/>
      <w:r w:rsidRPr="0055073F">
        <w:rPr>
          <w:rFonts w:ascii="Times New Roman" w:eastAsia="黑体" w:hAnsi="Times New Roman"/>
          <w:b/>
          <w:sz w:val="24"/>
          <w:szCs w:val="24"/>
        </w:rPr>
        <w:t>1.</w:t>
      </w:r>
      <w:r>
        <w:rPr>
          <w:rFonts w:ascii="Times New Roman" w:eastAsia="黑体" w:hAnsi="Times New Roman"/>
          <w:b/>
          <w:sz w:val="24"/>
          <w:szCs w:val="24"/>
        </w:rPr>
        <w:t>3</w:t>
      </w:r>
      <w:r w:rsidRPr="0055073F">
        <w:rPr>
          <w:rFonts w:ascii="Times New Roman" w:eastAsia="黑体" w:hAnsi="Times New Roman"/>
          <w:b/>
          <w:sz w:val="24"/>
          <w:szCs w:val="24"/>
        </w:rPr>
        <w:t>.</w:t>
      </w:r>
      <w:r>
        <w:rPr>
          <w:rFonts w:ascii="Times New Roman" w:eastAsia="黑体" w:hAnsi="Times New Roman"/>
          <w:b/>
          <w:sz w:val="24"/>
          <w:szCs w:val="24"/>
        </w:rPr>
        <w:t>1</w:t>
      </w:r>
      <w:r w:rsidRPr="0055073F">
        <w:rPr>
          <w:rFonts w:ascii="Times New Roman" w:eastAsia="黑体" w:hAnsi="Times New Roman"/>
          <w:b/>
          <w:sz w:val="24"/>
          <w:szCs w:val="24"/>
        </w:rPr>
        <w:t xml:space="preserve"> </w:t>
      </w:r>
      <w:r>
        <w:rPr>
          <w:rFonts w:ascii="Times New Roman" w:eastAsia="黑体" w:hAnsi="Times New Roman" w:hint="eastAsia"/>
          <w:b/>
          <w:sz w:val="24"/>
          <w:szCs w:val="24"/>
        </w:rPr>
        <w:t>可用性</w:t>
      </w:r>
      <w:bookmarkEnd w:id="15"/>
    </w:p>
    <w:p w14:paraId="2C9F1A7C" w14:textId="5B1DE288" w:rsidR="00F34275" w:rsidRDefault="00F34275" w:rsidP="00061805">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确保系统可用性的根基在于基础功能的可用，即：</w:t>
      </w:r>
    </w:p>
    <w:p w14:paraId="2488673B" w14:textId="10E74C5E" w:rsidR="00F34275" w:rsidRPr="00F34275" w:rsidRDefault="00F34275" w:rsidP="00F34275">
      <w:pPr>
        <w:spacing w:line="360" w:lineRule="auto"/>
        <w:ind w:left="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Pr="00F34275">
        <w:rPr>
          <w:rFonts w:ascii="Times New Roman" w:hAnsi="Times New Roman" w:hint="eastAsia"/>
          <w:sz w:val="24"/>
          <w:szCs w:val="24"/>
        </w:rPr>
        <w:t>访客能够：使用工具，注册账号，查看文章、评论和用户信息。</w:t>
      </w:r>
    </w:p>
    <w:p w14:paraId="47B0D52B" w14:textId="13D59283" w:rsidR="00F34275" w:rsidRDefault="00F34275" w:rsidP="00F34275">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sidR="005869BE">
        <w:rPr>
          <w:rFonts w:ascii="Times New Roman" w:hAnsi="Times New Roman" w:hint="eastAsia"/>
          <w:sz w:val="24"/>
          <w:szCs w:val="24"/>
        </w:rPr>
        <w:t>）</w:t>
      </w:r>
      <w:r w:rsidRPr="00F34275">
        <w:rPr>
          <w:rFonts w:ascii="Times New Roman" w:hAnsi="Times New Roman" w:hint="eastAsia"/>
          <w:sz w:val="24"/>
          <w:szCs w:val="24"/>
        </w:rPr>
        <w:t>用户能够：使用工具，登陆账号，查看文章、评论和用户信息，创建文章</w:t>
      </w:r>
      <w:r w:rsidR="005869BE">
        <w:rPr>
          <w:rFonts w:ascii="Times New Roman" w:hAnsi="Times New Roman" w:hint="eastAsia"/>
          <w:sz w:val="24"/>
          <w:szCs w:val="24"/>
        </w:rPr>
        <w:t>，评论文章，删除自己的评论</w:t>
      </w:r>
      <w:r w:rsidR="00AF4685">
        <w:rPr>
          <w:rFonts w:ascii="Times New Roman" w:hAnsi="Times New Roman" w:hint="eastAsia"/>
          <w:sz w:val="24"/>
          <w:szCs w:val="24"/>
        </w:rPr>
        <w:t>和文章</w:t>
      </w:r>
      <w:r w:rsidR="005869BE">
        <w:rPr>
          <w:rFonts w:ascii="Times New Roman" w:hAnsi="Times New Roman" w:hint="eastAsia"/>
          <w:sz w:val="24"/>
          <w:szCs w:val="24"/>
        </w:rPr>
        <w:t>，修改个人信息</w:t>
      </w:r>
      <w:r w:rsidR="00D9253C">
        <w:rPr>
          <w:rFonts w:ascii="Times New Roman" w:hAnsi="Times New Roman" w:hint="eastAsia"/>
          <w:sz w:val="24"/>
          <w:szCs w:val="24"/>
        </w:rPr>
        <w:t>，找回密码</w:t>
      </w:r>
      <w:r w:rsidRPr="00F34275">
        <w:rPr>
          <w:rFonts w:ascii="Times New Roman" w:hAnsi="Times New Roman" w:hint="eastAsia"/>
          <w:sz w:val="24"/>
          <w:szCs w:val="24"/>
        </w:rPr>
        <w:t>。</w:t>
      </w:r>
    </w:p>
    <w:p w14:paraId="160271D7" w14:textId="05E16324" w:rsidR="005869BE" w:rsidRPr="005869BE" w:rsidRDefault="005869BE" w:rsidP="00F34275">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）管理员能够：删除评论</w:t>
      </w:r>
      <w:r w:rsidR="00AF4685">
        <w:rPr>
          <w:rFonts w:ascii="Times New Roman" w:hAnsi="Times New Roman" w:hint="eastAsia"/>
          <w:sz w:val="24"/>
          <w:szCs w:val="24"/>
        </w:rPr>
        <w:t>、删除文章。</w:t>
      </w:r>
    </w:p>
    <w:p w14:paraId="04955B71" w14:textId="5CD1BC83" w:rsidR="00F34275" w:rsidRDefault="00AF4685" w:rsidP="00061805">
      <w:pPr>
        <w:spacing w:line="360" w:lineRule="auto"/>
        <w:rPr>
          <w:rFonts w:ascii="Times New Roman" w:hAnsi="Times New Roman"/>
          <w:sz w:val="24"/>
          <w:szCs w:val="24"/>
        </w:rPr>
      </w:pPr>
      <w:r>
        <w:rPr>
          <w:rFonts w:ascii="Times New Roman" w:hAnsi="Times New Roman"/>
          <w:sz w:val="24"/>
          <w:szCs w:val="24"/>
        </w:rPr>
        <w:tab/>
      </w:r>
      <w:r w:rsidRPr="00AF4685">
        <w:rPr>
          <w:rFonts w:ascii="Times New Roman" w:hAnsi="Times New Roman" w:hint="eastAsia"/>
          <w:sz w:val="24"/>
          <w:szCs w:val="24"/>
        </w:rPr>
        <w:t>在界面</w:t>
      </w:r>
      <w:r>
        <w:rPr>
          <w:rFonts w:ascii="Times New Roman" w:hAnsi="Times New Roman" w:hint="eastAsia"/>
          <w:sz w:val="24"/>
          <w:szCs w:val="24"/>
        </w:rPr>
        <w:t>中，</w:t>
      </w:r>
      <w:r w:rsidRPr="00AF4685">
        <w:rPr>
          <w:rFonts w:ascii="Times New Roman" w:hAnsi="Times New Roman" w:hint="eastAsia"/>
          <w:sz w:val="24"/>
          <w:szCs w:val="24"/>
        </w:rPr>
        <w:t>要保证用户能够找到自己想要的东西</w:t>
      </w:r>
      <w:r>
        <w:rPr>
          <w:rFonts w:ascii="Times New Roman" w:hAnsi="Times New Roman" w:hint="eastAsia"/>
          <w:sz w:val="24"/>
          <w:szCs w:val="24"/>
        </w:rPr>
        <w:t>，为此，系统提供了多种视角供用户检索，如社区首页、工具列表页、用户信息页等等。</w:t>
      </w:r>
    </w:p>
    <w:p w14:paraId="7539DF8E" w14:textId="15F2AA0C" w:rsidR="00AF4685" w:rsidRDefault="00AF4685" w:rsidP="00061805">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在设计页面时，需保证导航一致性，为此系统将导航与主体内容区分隔，在页面跳转时</w:t>
      </w:r>
      <w:proofErr w:type="gramStart"/>
      <w:r>
        <w:rPr>
          <w:rFonts w:ascii="Times New Roman" w:hAnsi="Times New Roman" w:hint="eastAsia"/>
          <w:sz w:val="24"/>
          <w:szCs w:val="24"/>
        </w:rPr>
        <w:t>只重新</w:t>
      </w:r>
      <w:proofErr w:type="gramEnd"/>
      <w:r>
        <w:rPr>
          <w:rFonts w:ascii="Times New Roman" w:hAnsi="Times New Roman" w:hint="eastAsia"/>
          <w:sz w:val="24"/>
          <w:szCs w:val="24"/>
        </w:rPr>
        <w:t>渲染主体区域。另外还要保证页面风格一致，使用户不会在网站中迷失</w:t>
      </w:r>
      <w:r w:rsidR="00A55CF8">
        <w:rPr>
          <w:rStyle w:val="af6"/>
          <w:rFonts w:ascii="Times New Roman" w:hAnsi="Times New Roman"/>
          <w:sz w:val="24"/>
          <w:szCs w:val="24"/>
        </w:rPr>
        <w:t>[</w:t>
      </w:r>
      <w:r w:rsidR="00A55CF8">
        <w:rPr>
          <w:rStyle w:val="af6"/>
          <w:rFonts w:ascii="Times New Roman" w:hAnsi="Times New Roman"/>
          <w:sz w:val="24"/>
          <w:szCs w:val="24"/>
        </w:rPr>
        <w:endnoteReference w:id="1"/>
      </w:r>
      <w:r w:rsidR="00A55CF8">
        <w:rPr>
          <w:rStyle w:val="af6"/>
          <w:rFonts w:ascii="Times New Roman" w:hAnsi="Times New Roman"/>
          <w:sz w:val="24"/>
          <w:szCs w:val="24"/>
        </w:rPr>
        <w:t>]</w:t>
      </w:r>
      <w:r>
        <w:rPr>
          <w:rFonts w:ascii="Times New Roman" w:hAnsi="Times New Roman" w:hint="eastAsia"/>
          <w:sz w:val="24"/>
          <w:szCs w:val="24"/>
        </w:rPr>
        <w:t>。</w:t>
      </w:r>
    </w:p>
    <w:p w14:paraId="793F2E24" w14:textId="3E9295FD" w:rsidR="00E472CB" w:rsidRDefault="00E472CB" w:rsidP="00061805">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UI</w:t>
      </w:r>
      <w:r>
        <w:rPr>
          <w:rFonts w:ascii="Times New Roman" w:hAnsi="Times New Roman" w:hint="eastAsia"/>
          <w:sz w:val="24"/>
          <w:szCs w:val="24"/>
        </w:rPr>
        <w:t>方面，尽量保证着重显示主要内容，在样式设计方面，尽量维持简洁大方的特点</w:t>
      </w:r>
      <w:r w:rsidR="00A55CF8">
        <w:rPr>
          <w:rStyle w:val="af6"/>
          <w:rFonts w:ascii="Times New Roman" w:hAnsi="Times New Roman"/>
          <w:sz w:val="24"/>
          <w:szCs w:val="24"/>
        </w:rPr>
        <w:t>[</w:t>
      </w:r>
      <w:r w:rsidR="00A55CF8">
        <w:rPr>
          <w:rStyle w:val="af6"/>
          <w:rFonts w:ascii="Times New Roman" w:hAnsi="Times New Roman"/>
          <w:sz w:val="24"/>
          <w:szCs w:val="24"/>
        </w:rPr>
        <w:endnoteReference w:id="2"/>
      </w:r>
      <w:r w:rsidR="00A55CF8">
        <w:rPr>
          <w:rStyle w:val="af6"/>
          <w:rFonts w:ascii="Times New Roman" w:hAnsi="Times New Roman"/>
          <w:sz w:val="24"/>
          <w:szCs w:val="24"/>
        </w:rPr>
        <w:t>]</w:t>
      </w:r>
      <w:r>
        <w:rPr>
          <w:rFonts w:ascii="Times New Roman" w:hAnsi="Times New Roman" w:hint="eastAsia"/>
          <w:sz w:val="24"/>
          <w:szCs w:val="24"/>
        </w:rPr>
        <w:t>。</w:t>
      </w:r>
    </w:p>
    <w:p w14:paraId="562181CB" w14:textId="1D25F1AD" w:rsidR="00E472CB" w:rsidRPr="00E472CB" w:rsidRDefault="00E472CB" w:rsidP="00E472CB">
      <w:pPr>
        <w:spacing w:line="360" w:lineRule="auto"/>
        <w:outlineLvl w:val="2"/>
        <w:rPr>
          <w:rFonts w:ascii="Times New Roman" w:eastAsia="黑体" w:hAnsi="Times New Roman"/>
          <w:b/>
          <w:sz w:val="24"/>
          <w:szCs w:val="24"/>
        </w:rPr>
      </w:pPr>
      <w:bookmarkStart w:id="16" w:name="_Toc72610870"/>
      <w:r w:rsidRPr="0055073F">
        <w:rPr>
          <w:rFonts w:ascii="Times New Roman" w:eastAsia="黑体" w:hAnsi="Times New Roman"/>
          <w:b/>
          <w:sz w:val="24"/>
          <w:szCs w:val="24"/>
        </w:rPr>
        <w:t>1.</w:t>
      </w:r>
      <w:r>
        <w:rPr>
          <w:rFonts w:ascii="Times New Roman" w:eastAsia="黑体" w:hAnsi="Times New Roman"/>
          <w:b/>
          <w:sz w:val="24"/>
          <w:szCs w:val="24"/>
        </w:rPr>
        <w:t>3</w:t>
      </w:r>
      <w:r w:rsidRPr="0055073F">
        <w:rPr>
          <w:rFonts w:ascii="Times New Roman" w:eastAsia="黑体" w:hAnsi="Times New Roman"/>
          <w:b/>
          <w:sz w:val="24"/>
          <w:szCs w:val="24"/>
        </w:rPr>
        <w:t>.</w:t>
      </w:r>
      <w:r>
        <w:rPr>
          <w:rFonts w:ascii="Times New Roman" w:eastAsia="黑体" w:hAnsi="Times New Roman"/>
          <w:b/>
          <w:sz w:val="24"/>
          <w:szCs w:val="24"/>
        </w:rPr>
        <w:t>2</w:t>
      </w:r>
      <w:r w:rsidRPr="0055073F">
        <w:rPr>
          <w:rFonts w:ascii="Times New Roman" w:eastAsia="黑体" w:hAnsi="Times New Roman"/>
          <w:b/>
          <w:sz w:val="24"/>
          <w:szCs w:val="24"/>
        </w:rPr>
        <w:t xml:space="preserve"> </w:t>
      </w:r>
      <w:r>
        <w:rPr>
          <w:rFonts w:ascii="Times New Roman" w:eastAsia="黑体" w:hAnsi="Times New Roman" w:hint="eastAsia"/>
          <w:b/>
          <w:sz w:val="24"/>
          <w:szCs w:val="24"/>
        </w:rPr>
        <w:t>响应时间</w:t>
      </w:r>
      <w:bookmarkEnd w:id="16"/>
    </w:p>
    <w:p w14:paraId="71F12590" w14:textId="1A0169FF" w:rsidR="00E472CB" w:rsidRPr="00797EB9" w:rsidRDefault="00E472CB" w:rsidP="00061805">
      <w:pPr>
        <w:spacing w:line="360" w:lineRule="auto"/>
        <w:rPr>
          <w:rFonts w:ascii="Times New Roman" w:hAnsi="Times New Roman"/>
          <w:sz w:val="24"/>
          <w:szCs w:val="24"/>
        </w:rPr>
      </w:pPr>
      <w:r>
        <w:rPr>
          <w:rFonts w:ascii="Times New Roman" w:hAnsi="Times New Roman"/>
          <w:sz w:val="24"/>
          <w:szCs w:val="24"/>
        </w:rPr>
        <w:tab/>
      </w:r>
      <w:r w:rsidRPr="00E472CB">
        <w:rPr>
          <w:rFonts w:ascii="Times New Roman" w:hAnsi="Times New Roman" w:hint="eastAsia"/>
          <w:sz w:val="24"/>
          <w:szCs w:val="24"/>
        </w:rPr>
        <w:t>响应时间是</w:t>
      </w:r>
      <w:r w:rsidRPr="00E472CB">
        <w:rPr>
          <w:rFonts w:ascii="Times New Roman" w:hAnsi="Times New Roman" w:hint="eastAsia"/>
          <w:sz w:val="24"/>
          <w:szCs w:val="24"/>
        </w:rPr>
        <w:t>Web</w:t>
      </w:r>
      <w:r w:rsidRPr="00E472CB">
        <w:rPr>
          <w:rFonts w:ascii="Times New Roman" w:hAnsi="Times New Roman" w:hint="eastAsia"/>
          <w:sz w:val="24"/>
          <w:szCs w:val="24"/>
        </w:rPr>
        <w:t>系统性能的一个重要指标，也是应用程序服务质量众多属性中最重要的属性之一。服务质量是一个综合指标，用于衡量使用一个服务的满意</w:t>
      </w:r>
      <w:r w:rsidRPr="00E472CB">
        <w:rPr>
          <w:rFonts w:ascii="Times New Roman" w:hAnsi="Times New Roman" w:hint="eastAsia"/>
          <w:sz w:val="24"/>
          <w:szCs w:val="24"/>
        </w:rPr>
        <w:lastRenderedPageBreak/>
        <w:t>程度，描述关于一个服务的某些性能特点。可以看到，服务质量的实质是用户的满意程度。专门就响应时间而言，要使</w:t>
      </w:r>
      <w:r w:rsidRPr="00E472CB">
        <w:rPr>
          <w:rFonts w:ascii="Times New Roman" w:hAnsi="Times New Roman" w:hint="eastAsia"/>
          <w:sz w:val="24"/>
          <w:szCs w:val="24"/>
        </w:rPr>
        <w:t>Web</w:t>
      </w:r>
      <w:r w:rsidRPr="00E472CB">
        <w:rPr>
          <w:rFonts w:ascii="Times New Roman" w:hAnsi="Times New Roman" w:hint="eastAsia"/>
          <w:sz w:val="24"/>
          <w:szCs w:val="24"/>
        </w:rPr>
        <w:t>应用程序的服务质量满足用户的要求就要使用户的等待时间尽量控制在用户可以接受的范围之内。而用户在使用一个</w:t>
      </w:r>
      <w:r w:rsidRPr="00E472CB">
        <w:rPr>
          <w:rFonts w:ascii="Times New Roman" w:hAnsi="Times New Roman" w:hint="eastAsia"/>
          <w:sz w:val="24"/>
          <w:szCs w:val="24"/>
        </w:rPr>
        <w:t>Web</w:t>
      </w:r>
      <w:r w:rsidRPr="00E472CB">
        <w:rPr>
          <w:rFonts w:ascii="Times New Roman" w:hAnsi="Times New Roman" w:hint="eastAsia"/>
          <w:sz w:val="24"/>
          <w:szCs w:val="24"/>
        </w:rPr>
        <w:t>系统时，其等待时间通常取决于多种因素。如何准确的描述这些影响因素和响应时间的关系，以及如何有效的控制这些因素并对其进行优化，对于提升系统性能及服务质量至关重要。</w:t>
      </w:r>
    </w:p>
    <w:p w14:paraId="0396B61E" w14:textId="1E8D2111" w:rsidR="00811D43" w:rsidRDefault="00E472CB" w:rsidP="00E427C5">
      <w:pPr>
        <w:spacing w:line="460" w:lineRule="exact"/>
        <w:rPr>
          <w:rFonts w:ascii="Times New Roman" w:hAnsi="Times New Roman"/>
          <w:sz w:val="24"/>
          <w:szCs w:val="24"/>
        </w:rPr>
      </w:pPr>
      <w:r w:rsidRPr="00811D43">
        <w:rPr>
          <w:rFonts w:ascii="Times New Roman" w:hAnsi="Times New Roman"/>
          <w:sz w:val="24"/>
          <w:szCs w:val="24"/>
        </w:rPr>
        <w:tab/>
      </w:r>
      <w:r w:rsidRPr="00811D43">
        <w:rPr>
          <w:rFonts w:ascii="Times New Roman" w:hAnsi="Times New Roman" w:hint="eastAsia"/>
          <w:sz w:val="24"/>
          <w:szCs w:val="24"/>
        </w:rPr>
        <w:t>因此，</w:t>
      </w:r>
      <w:r w:rsidR="00811D43">
        <w:rPr>
          <w:rFonts w:ascii="Times New Roman" w:hAnsi="Times New Roman" w:hint="eastAsia"/>
          <w:sz w:val="24"/>
          <w:szCs w:val="24"/>
        </w:rPr>
        <w:t>我们要将网络请求响应时间控制在</w:t>
      </w:r>
      <w:r w:rsidR="00811D43">
        <w:rPr>
          <w:rFonts w:ascii="Times New Roman" w:hAnsi="Times New Roman" w:hint="eastAsia"/>
          <w:sz w:val="24"/>
          <w:szCs w:val="24"/>
        </w:rPr>
        <w:t>1s</w:t>
      </w:r>
      <w:r w:rsidR="00811D43">
        <w:rPr>
          <w:rFonts w:ascii="Times New Roman" w:hAnsi="Times New Roman" w:hint="eastAsia"/>
          <w:sz w:val="24"/>
          <w:szCs w:val="24"/>
        </w:rPr>
        <w:t>内，用户在</w:t>
      </w:r>
      <w:proofErr w:type="gramStart"/>
      <w:r w:rsidR="00811D43">
        <w:rPr>
          <w:rFonts w:ascii="Times New Roman" w:hAnsi="Times New Roman" w:hint="eastAsia"/>
          <w:sz w:val="24"/>
          <w:szCs w:val="24"/>
        </w:rPr>
        <w:t>前端让</w:t>
      </w:r>
      <w:proofErr w:type="gramEnd"/>
      <w:r w:rsidR="00811D43">
        <w:rPr>
          <w:rFonts w:ascii="Times New Roman" w:hAnsi="Times New Roman" w:hint="eastAsia"/>
          <w:sz w:val="24"/>
          <w:szCs w:val="24"/>
        </w:rPr>
        <w:t>数据填好，通过网络的传输发送给服务器，在服务器处理之后将结果存入数据库，响应时间可以控制在</w:t>
      </w:r>
      <w:r w:rsidR="00811D43">
        <w:rPr>
          <w:rFonts w:ascii="Times New Roman" w:hAnsi="Times New Roman" w:hint="eastAsia"/>
          <w:sz w:val="24"/>
          <w:szCs w:val="24"/>
        </w:rPr>
        <w:t>1</w:t>
      </w:r>
      <w:r w:rsidR="00811D43">
        <w:rPr>
          <w:rFonts w:ascii="Times New Roman" w:hAnsi="Times New Roman"/>
          <w:sz w:val="24"/>
          <w:szCs w:val="24"/>
        </w:rPr>
        <w:t>00</w:t>
      </w:r>
      <w:r w:rsidR="00811D43">
        <w:rPr>
          <w:rFonts w:ascii="Times New Roman" w:hAnsi="Times New Roman" w:hint="eastAsia"/>
          <w:sz w:val="24"/>
          <w:szCs w:val="24"/>
        </w:rPr>
        <w:t>ms</w:t>
      </w:r>
      <w:r w:rsidR="00811D43">
        <w:rPr>
          <w:rFonts w:ascii="Times New Roman" w:hAnsi="Times New Roman" w:hint="eastAsia"/>
          <w:sz w:val="24"/>
          <w:szCs w:val="24"/>
        </w:rPr>
        <w:t>内。</w:t>
      </w:r>
    </w:p>
    <w:p w14:paraId="5AE9F907" w14:textId="273A50A9" w:rsidR="00811D43" w:rsidRDefault="00811D43" w:rsidP="00811D43">
      <w:pPr>
        <w:jc w:val="center"/>
        <w:rPr>
          <w:rFonts w:ascii="Times New Roman" w:hAnsi="Times New Roman"/>
          <w:sz w:val="24"/>
          <w:szCs w:val="24"/>
        </w:rPr>
      </w:pPr>
      <w:r>
        <w:rPr>
          <w:noProof/>
        </w:rPr>
        <w:drawing>
          <wp:inline distT="0" distB="0" distL="0" distR="0" wp14:anchorId="4EE609F8" wp14:editId="197DA527">
            <wp:extent cx="5274310" cy="15049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04950"/>
                    </a:xfrm>
                    <a:prstGeom prst="rect">
                      <a:avLst/>
                    </a:prstGeom>
                  </pic:spPr>
                </pic:pic>
              </a:graphicData>
            </a:graphic>
          </wp:inline>
        </w:drawing>
      </w:r>
    </w:p>
    <w:p w14:paraId="613113A2" w14:textId="7DF4435C" w:rsidR="00811D43" w:rsidRPr="00026773" w:rsidRDefault="00811D43" w:rsidP="00811D43">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sidRPr="00026773">
        <w:rPr>
          <w:rFonts w:ascii="Times New Roman" w:eastAsia="黑体" w:hAnsi="Times New Roman"/>
          <w:bCs/>
          <w:szCs w:val="24"/>
        </w:rPr>
        <w:t>1.</w:t>
      </w:r>
      <w:r>
        <w:rPr>
          <w:rFonts w:ascii="Times New Roman" w:eastAsia="黑体" w:hAnsi="Times New Roman"/>
          <w:bCs/>
          <w:szCs w:val="24"/>
        </w:rPr>
        <w:t>3</w:t>
      </w:r>
      <w:r w:rsidRPr="00026773">
        <w:rPr>
          <w:rFonts w:ascii="Times New Roman" w:eastAsia="黑体" w:hAnsi="Times New Roman"/>
          <w:bCs/>
          <w:szCs w:val="24"/>
        </w:rPr>
        <w:t xml:space="preserve"> </w:t>
      </w:r>
      <w:r>
        <w:rPr>
          <w:rFonts w:ascii="Times New Roman" w:eastAsia="黑体" w:hAnsi="Times New Roman" w:hint="eastAsia"/>
          <w:bCs/>
          <w:szCs w:val="24"/>
        </w:rPr>
        <w:t>部分网络请求的响应时间</w:t>
      </w:r>
    </w:p>
    <w:p w14:paraId="244EB360" w14:textId="185772AE" w:rsidR="00811D43" w:rsidRPr="00E472CB" w:rsidRDefault="00811D43" w:rsidP="00811D43">
      <w:pPr>
        <w:spacing w:line="360" w:lineRule="auto"/>
        <w:outlineLvl w:val="2"/>
        <w:rPr>
          <w:rFonts w:ascii="Times New Roman" w:eastAsia="黑体" w:hAnsi="Times New Roman"/>
          <w:b/>
          <w:sz w:val="24"/>
          <w:szCs w:val="24"/>
        </w:rPr>
      </w:pPr>
      <w:bookmarkStart w:id="17" w:name="_Toc72610871"/>
      <w:r w:rsidRPr="0055073F">
        <w:rPr>
          <w:rFonts w:ascii="Times New Roman" w:eastAsia="黑体" w:hAnsi="Times New Roman"/>
          <w:b/>
          <w:sz w:val="24"/>
          <w:szCs w:val="24"/>
        </w:rPr>
        <w:t>1.</w:t>
      </w:r>
      <w:r>
        <w:rPr>
          <w:rFonts w:ascii="Times New Roman" w:eastAsia="黑体" w:hAnsi="Times New Roman"/>
          <w:b/>
          <w:sz w:val="24"/>
          <w:szCs w:val="24"/>
        </w:rPr>
        <w:t>3</w:t>
      </w:r>
      <w:r w:rsidRPr="0055073F">
        <w:rPr>
          <w:rFonts w:ascii="Times New Roman" w:eastAsia="黑体" w:hAnsi="Times New Roman"/>
          <w:b/>
          <w:sz w:val="24"/>
          <w:szCs w:val="24"/>
        </w:rPr>
        <w:t>.</w:t>
      </w:r>
      <w:r>
        <w:rPr>
          <w:rFonts w:ascii="Times New Roman" w:eastAsia="黑体" w:hAnsi="Times New Roman"/>
          <w:b/>
          <w:sz w:val="24"/>
          <w:szCs w:val="24"/>
        </w:rPr>
        <w:t>3</w:t>
      </w:r>
      <w:r w:rsidRPr="0055073F">
        <w:rPr>
          <w:rFonts w:ascii="Times New Roman" w:eastAsia="黑体" w:hAnsi="Times New Roman"/>
          <w:b/>
          <w:sz w:val="24"/>
          <w:szCs w:val="24"/>
        </w:rPr>
        <w:t xml:space="preserve"> </w:t>
      </w:r>
      <w:r>
        <w:rPr>
          <w:rFonts w:ascii="Times New Roman" w:eastAsia="黑体" w:hAnsi="Times New Roman" w:hint="eastAsia"/>
          <w:b/>
          <w:sz w:val="24"/>
          <w:szCs w:val="24"/>
        </w:rPr>
        <w:t>可</w:t>
      </w:r>
      <w:r w:rsidR="00E90249">
        <w:rPr>
          <w:rFonts w:ascii="Times New Roman" w:eastAsia="黑体" w:hAnsi="Times New Roman" w:hint="eastAsia"/>
          <w:b/>
          <w:sz w:val="24"/>
          <w:szCs w:val="24"/>
        </w:rPr>
        <w:t>操作</w:t>
      </w:r>
      <w:r>
        <w:rPr>
          <w:rFonts w:ascii="Times New Roman" w:eastAsia="黑体" w:hAnsi="Times New Roman" w:hint="eastAsia"/>
          <w:b/>
          <w:sz w:val="24"/>
          <w:szCs w:val="24"/>
        </w:rPr>
        <w:t>性</w:t>
      </w:r>
      <w:bookmarkEnd w:id="17"/>
    </w:p>
    <w:p w14:paraId="033521D0" w14:textId="18746A23" w:rsidR="00811D43" w:rsidRDefault="00811D43" w:rsidP="00E90249">
      <w:pPr>
        <w:spacing w:line="360" w:lineRule="auto"/>
        <w:rPr>
          <w:rFonts w:ascii="Times New Roman" w:hAnsi="Times New Roman"/>
          <w:sz w:val="24"/>
          <w:szCs w:val="24"/>
        </w:rPr>
      </w:pPr>
      <w:r>
        <w:rPr>
          <w:rFonts w:ascii="Times New Roman" w:hAnsi="Times New Roman"/>
          <w:sz w:val="24"/>
          <w:szCs w:val="24"/>
        </w:rPr>
        <w:tab/>
      </w:r>
      <w:r w:rsidR="00E90249">
        <w:rPr>
          <w:rFonts w:ascii="Times New Roman" w:hAnsi="Times New Roman" w:hint="eastAsia"/>
          <w:sz w:val="24"/>
          <w:szCs w:val="24"/>
        </w:rPr>
        <w:t>Web</w:t>
      </w:r>
      <w:r w:rsidR="00E90249">
        <w:rPr>
          <w:rFonts w:ascii="Times New Roman" w:hAnsi="Times New Roman" w:hint="eastAsia"/>
          <w:sz w:val="24"/>
          <w:szCs w:val="24"/>
        </w:rPr>
        <w:t>的优势在于其可操作性，在开发过程中，应考虑页面操作尽量便捷，使用户在访问中能够容易理解操作步骤，保证用户能够短时间内上手。</w:t>
      </w:r>
    </w:p>
    <w:p w14:paraId="00CDA9DA" w14:textId="4F37DDCB" w:rsidR="00E90249" w:rsidRPr="00E472CB" w:rsidRDefault="00E90249" w:rsidP="00E90249">
      <w:pPr>
        <w:spacing w:line="360" w:lineRule="auto"/>
        <w:outlineLvl w:val="2"/>
        <w:rPr>
          <w:rFonts w:ascii="Times New Roman" w:eastAsia="黑体" w:hAnsi="Times New Roman"/>
          <w:b/>
          <w:sz w:val="24"/>
          <w:szCs w:val="24"/>
        </w:rPr>
      </w:pPr>
      <w:bookmarkStart w:id="18" w:name="_Toc72610872"/>
      <w:r w:rsidRPr="0055073F">
        <w:rPr>
          <w:rFonts w:ascii="Times New Roman" w:eastAsia="黑体" w:hAnsi="Times New Roman"/>
          <w:b/>
          <w:sz w:val="24"/>
          <w:szCs w:val="24"/>
        </w:rPr>
        <w:t>1.</w:t>
      </w:r>
      <w:r>
        <w:rPr>
          <w:rFonts w:ascii="Times New Roman" w:eastAsia="黑体" w:hAnsi="Times New Roman"/>
          <w:b/>
          <w:sz w:val="24"/>
          <w:szCs w:val="24"/>
        </w:rPr>
        <w:t>3</w:t>
      </w:r>
      <w:r w:rsidRPr="0055073F">
        <w:rPr>
          <w:rFonts w:ascii="Times New Roman" w:eastAsia="黑体" w:hAnsi="Times New Roman"/>
          <w:b/>
          <w:sz w:val="24"/>
          <w:szCs w:val="24"/>
        </w:rPr>
        <w:t>.</w:t>
      </w:r>
      <w:r>
        <w:rPr>
          <w:rFonts w:ascii="Times New Roman" w:eastAsia="黑体" w:hAnsi="Times New Roman"/>
          <w:b/>
          <w:sz w:val="24"/>
          <w:szCs w:val="24"/>
        </w:rPr>
        <w:t>4</w:t>
      </w:r>
      <w:r w:rsidRPr="0055073F">
        <w:rPr>
          <w:rFonts w:ascii="Times New Roman" w:eastAsia="黑体" w:hAnsi="Times New Roman"/>
          <w:b/>
          <w:sz w:val="24"/>
          <w:szCs w:val="24"/>
        </w:rPr>
        <w:t xml:space="preserve"> </w:t>
      </w:r>
      <w:r>
        <w:rPr>
          <w:rFonts w:ascii="Times New Roman" w:eastAsia="黑体" w:hAnsi="Times New Roman" w:hint="eastAsia"/>
          <w:b/>
          <w:sz w:val="24"/>
          <w:szCs w:val="24"/>
        </w:rPr>
        <w:t>可扩展性</w:t>
      </w:r>
      <w:bookmarkEnd w:id="18"/>
    </w:p>
    <w:p w14:paraId="45188C51" w14:textId="75EF901C" w:rsidR="00E90249" w:rsidRDefault="00E90249" w:rsidP="00E9024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在开发时，如果要添加新功能或者新模块，应该保证</w:t>
      </w:r>
      <w:r w:rsidR="00FB1D1E">
        <w:rPr>
          <w:rFonts w:ascii="Times New Roman" w:hAnsi="Times New Roman" w:hint="eastAsia"/>
          <w:sz w:val="24"/>
          <w:szCs w:val="24"/>
        </w:rPr>
        <w:t>该扩展行为是便捷的、即添即用的。在设计系统时，前端部分采用</w:t>
      </w:r>
      <w:r w:rsidR="00FB1D1E">
        <w:rPr>
          <w:rFonts w:ascii="Times New Roman" w:hAnsi="Times New Roman" w:hint="eastAsia"/>
          <w:sz w:val="24"/>
          <w:szCs w:val="24"/>
        </w:rPr>
        <w:t>MVVM</w:t>
      </w:r>
      <w:r w:rsidR="00FB1D1E">
        <w:rPr>
          <w:rFonts w:ascii="Times New Roman" w:hAnsi="Times New Roman" w:hint="eastAsia"/>
          <w:sz w:val="24"/>
          <w:szCs w:val="24"/>
        </w:rPr>
        <w:t>设计模式，将</w:t>
      </w:r>
      <w:r w:rsidR="00FB1D1E" w:rsidRPr="00FB1D1E">
        <w:rPr>
          <w:rFonts w:ascii="Times New Roman" w:hAnsi="Times New Roman" w:hint="eastAsia"/>
          <w:sz w:val="24"/>
          <w:szCs w:val="24"/>
        </w:rPr>
        <w:t>视图</w:t>
      </w:r>
      <w:r w:rsidR="00FB1D1E" w:rsidRPr="00FB1D1E">
        <w:rPr>
          <w:rFonts w:ascii="Times New Roman" w:hAnsi="Times New Roman" w:hint="eastAsia"/>
          <w:sz w:val="24"/>
          <w:szCs w:val="24"/>
        </w:rPr>
        <w:t>UI</w:t>
      </w:r>
      <w:r w:rsidR="00FB1D1E" w:rsidRPr="00FB1D1E">
        <w:rPr>
          <w:rFonts w:ascii="Times New Roman" w:hAnsi="Times New Roman" w:hint="eastAsia"/>
          <w:sz w:val="24"/>
          <w:szCs w:val="24"/>
        </w:rPr>
        <w:t>和业务逻辑</w:t>
      </w:r>
      <w:r w:rsidR="00FB1D1E">
        <w:rPr>
          <w:rFonts w:ascii="Times New Roman" w:hAnsi="Times New Roman" w:hint="eastAsia"/>
          <w:sz w:val="24"/>
          <w:szCs w:val="24"/>
        </w:rPr>
        <w:t>进行分离，对</w:t>
      </w:r>
      <w:r w:rsidR="00FB1D1E" w:rsidRPr="00FB1D1E">
        <w:rPr>
          <w:rFonts w:ascii="Times New Roman" w:hAnsi="Times New Roman" w:hint="eastAsia"/>
          <w:sz w:val="24"/>
          <w:szCs w:val="24"/>
        </w:rPr>
        <w:t>数据处理、页面展示</w:t>
      </w:r>
      <w:r w:rsidR="00FB1D1E">
        <w:rPr>
          <w:rFonts w:ascii="Times New Roman" w:hAnsi="Times New Roman" w:hint="eastAsia"/>
          <w:sz w:val="24"/>
          <w:szCs w:val="24"/>
        </w:rPr>
        <w:t>和</w:t>
      </w:r>
      <w:r w:rsidR="00FB1D1E" w:rsidRPr="00FB1D1E">
        <w:rPr>
          <w:rFonts w:ascii="Times New Roman" w:hAnsi="Times New Roman" w:hint="eastAsia"/>
          <w:sz w:val="24"/>
          <w:szCs w:val="24"/>
        </w:rPr>
        <w:t>逻辑控制</w:t>
      </w:r>
      <w:r w:rsidR="00FB1D1E">
        <w:rPr>
          <w:rFonts w:ascii="Times New Roman" w:hAnsi="Times New Roman" w:hint="eastAsia"/>
          <w:sz w:val="24"/>
          <w:szCs w:val="24"/>
        </w:rPr>
        <w:t>进行分割，在后续开发过程中，若果要添加新的功能，只需要嵌入对应代码，无需进行全篇改动。</w:t>
      </w:r>
    </w:p>
    <w:p w14:paraId="496DC9FE" w14:textId="57D7019C" w:rsidR="00FB1D1E" w:rsidRPr="00F34275" w:rsidRDefault="00FB1D1E" w:rsidP="00374920">
      <w:pPr>
        <w:spacing w:line="360" w:lineRule="auto"/>
        <w:outlineLvl w:val="1"/>
        <w:rPr>
          <w:rFonts w:ascii="Times New Roman" w:eastAsia="黑体" w:hAnsi="Times New Roman"/>
          <w:b/>
          <w:sz w:val="24"/>
          <w:szCs w:val="24"/>
        </w:rPr>
      </w:pPr>
      <w:bookmarkStart w:id="19" w:name="_Toc72610873"/>
      <w:r>
        <w:rPr>
          <w:rFonts w:ascii="Times New Roman" w:hAnsi="Times New Roman"/>
          <w:b/>
          <w:sz w:val="28"/>
          <w:szCs w:val="28"/>
        </w:rPr>
        <w:t>1.</w:t>
      </w:r>
      <w:r w:rsidR="00374920">
        <w:rPr>
          <w:rFonts w:ascii="Times New Roman" w:hAnsi="Times New Roman"/>
          <w:b/>
          <w:sz w:val="28"/>
          <w:szCs w:val="28"/>
        </w:rPr>
        <w:t>4</w:t>
      </w:r>
      <w:r>
        <w:rPr>
          <w:rFonts w:ascii="Times New Roman" w:eastAsia="黑体" w:hAnsi="Times New Roman"/>
          <w:sz w:val="28"/>
          <w:szCs w:val="28"/>
        </w:rPr>
        <w:t xml:space="preserve"> </w:t>
      </w:r>
      <w:r w:rsidR="00374920">
        <w:rPr>
          <w:rFonts w:ascii="Times New Roman" w:eastAsia="黑体" w:hAnsi="Times New Roman" w:hint="eastAsia"/>
          <w:b/>
          <w:sz w:val="28"/>
          <w:szCs w:val="28"/>
        </w:rPr>
        <w:t>论文组织结构</w:t>
      </w:r>
      <w:bookmarkEnd w:id="19"/>
    </w:p>
    <w:p w14:paraId="7DF02523" w14:textId="0E830DD8" w:rsidR="00374920" w:rsidRDefault="004D1E81" w:rsidP="00E9024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论文组织安排如下：</w:t>
      </w:r>
    </w:p>
    <w:p w14:paraId="54B6D3EF" w14:textId="0B9532E4" w:rsidR="004D1E81" w:rsidRDefault="004D1E81" w:rsidP="00E9024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第一章为绪论，主要介绍网络社区背景，</w:t>
      </w:r>
      <w:r>
        <w:rPr>
          <w:rFonts w:ascii="Times New Roman" w:hAnsi="Times New Roman" w:hint="eastAsia"/>
          <w:sz w:val="24"/>
          <w:szCs w:val="24"/>
        </w:rPr>
        <w:t>JavaScript</w:t>
      </w:r>
      <w:r>
        <w:rPr>
          <w:rFonts w:ascii="Times New Roman" w:hAnsi="Times New Roman" w:hint="eastAsia"/>
          <w:sz w:val="24"/>
          <w:szCs w:val="24"/>
        </w:rPr>
        <w:t>技术的发展和系统开发的意义和目标。</w:t>
      </w:r>
    </w:p>
    <w:p w14:paraId="39725BBF" w14:textId="2B5F8ED2" w:rsidR="004D1E81" w:rsidRDefault="004D1E81" w:rsidP="004D1E81">
      <w:pPr>
        <w:spacing w:line="360" w:lineRule="auto"/>
        <w:ind w:firstLine="420"/>
        <w:rPr>
          <w:rFonts w:ascii="Times New Roman" w:hAnsi="Times New Roman"/>
          <w:sz w:val="24"/>
          <w:szCs w:val="24"/>
        </w:rPr>
      </w:pPr>
      <w:r>
        <w:rPr>
          <w:rFonts w:ascii="Times New Roman" w:hAnsi="Times New Roman" w:hint="eastAsia"/>
          <w:sz w:val="24"/>
          <w:szCs w:val="24"/>
        </w:rPr>
        <w:t>第二章介绍了项目中用到的相关技术，包括</w:t>
      </w:r>
      <w:r>
        <w:rPr>
          <w:rFonts w:ascii="Times New Roman" w:hAnsi="Times New Roman" w:hint="eastAsia"/>
          <w:sz w:val="24"/>
          <w:szCs w:val="24"/>
        </w:rPr>
        <w:t>Vue</w:t>
      </w:r>
      <w:r>
        <w:rPr>
          <w:rFonts w:ascii="Times New Roman" w:hAnsi="Times New Roman"/>
          <w:sz w:val="24"/>
          <w:szCs w:val="24"/>
        </w:rPr>
        <w:t>.</w:t>
      </w:r>
      <w:r>
        <w:rPr>
          <w:rFonts w:ascii="Times New Roman" w:hAnsi="Times New Roman" w:hint="eastAsia"/>
          <w:sz w:val="24"/>
          <w:szCs w:val="24"/>
        </w:rPr>
        <w:t>js</w:t>
      </w:r>
      <w:r>
        <w:rPr>
          <w:rFonts w:ascii="Times New Roman" w:hAnsi="Times New Roman" w:hint="eastAsia"/>
          <w:sz w:val="24"/>
          <w:szCs w:val="24"/>
        </w:rPr>
        <w:t>，</w:t>
      </w:r>
      <w:r>
        <w:rPr>
          <w:rFonts w:ascii="Times New Roman" w:hAnsi="Times New Roman" w:hint="eastAsia"/>
          <w:sz w:val="24"/>
          <w:szCs w:val="24"/>
        </w:rPr>
        <w:t>Node</w:t>
      </w:r>
      <w:r>
        <w:rPr>
          <w:rFonts w:ascii="Times New Roman" w:hAnsi="Times New Roman"/>
          <w:sz w:val="24"/>
          <w:szCs w:val="24"/>
        </w:rPr>
        <w:t>.</w:t>
      </w:r>
      <w:r>
        <w:rPr>
          <w:rFonts w:ascii="Times New Roman" w:hAnsi="Times New Roman" w:hint="eastAsia"/>
          <w:sz w:val="24"/>
          <w:szCs w:val="24"/>
        </w:rPr>
        <w:t>js</w:t>
      </w:r>
      <w:r>
        <w:rPr>
          <w:rFonts w:ascii="Times New Roman" w:hAnsi="Times New Roman" w:hint="eastAsia"/>
          <w:sz w:val="24"/>
          <w:szCs w:val="24"/>
        </w:rPr>
        <w:t>，</w:t>
      </w:r>
      <w:r>
        <w:rPr>
          <w:rFonts w:ascii="Times New Roman" w:hAnsi="Times New Roman" w:hint="eastAsia"/>
          <w:sz w:val="24"/>
          <w:szCs w:val="24"/>
        </w:rPr>
        <w:t>Express.js</w:t>
      </w:r>
      <w:r>
        <w:rPr>
          <w:rFonts w:ascii="Times New Roman" w:hAnsi="Times New Roman" w:hint="eastAsia"/>
          <w:sz w:val="24"/>
          <w:szCs w:val="24"/>
        </w:rPr>
        <w:t>，</w:t>
      </w:r>
      <w:r>
        <w:rPr>
          <w:rFonts w:ascii="Times New Roman" w:hAnsi="Times New Roman" w:hint="eastAsia"/>
          <w:sz w:val="24"/>
          <w:szCs w:val="24"/>
        </w:rPr>
        <w:t>Docker</w:t>
      </w:r>
      <w:r>
        <w:rPr>
          <w:rFonts w:ascii="Times New Roman" w:hAnsi="Times New Roman" w:hint="eastAsia"/>
          <w:sz w:val="24"/>
          <w:szCs w:val="24"/>
        </w:rPr>
        <w:t>，</w:t>
      </w:r>
      <w:r>
        <w:rPr>
          <w:rFonts w:ascii="Times New Roman" w:hAnsi="Times New Roman" w:hint="eastAsia"/>
          <w:sz w:val="24"/>
          <w:szCs w:val="24"/>
        </w:rPr>
        <w:t>MySQL</w:t>
      </w:r>
      <w:r>
        <w:rPr>
          <w:rFonts w:ascii="Times New Roman" w:hAnsi="Times New Roman" w:hint="eastAsia"/>
          <w:sz w:val="24"/>
          <w:szCs w:val="24"/>
        </w:rPr>
        <w:t>和</w:t>
      </w:r>
      <w:r>
        <w:rPr>
          <w:rFonts w:ascii="Times New Roman" w:hAnsi="Times New Roman" w:hint="eastAsia"/>
          <w:sz w:val="24"/>
          <w:szCs w:val="24"/>
        </w:rPr>
        <w:t>MVVM</w:t>
      </w:r>
      <w:r>
        <w:rPr>
          <w:rFonts w:ascii="Times New Roman" w:hAnsi="Times New Roman" w:hint="eastAsia"/>
          <w:sz w:val="24"/>
          <w:szCs w:val="24"/>
        </w:rPr>
        <w:t>设计模式。</w:t>
      </w:r>
    </w:p>
    <w:p w14:paraId="72BC9A14" w14:textId="7426FB5B" w:rsidR="004D1E81" w:rsidRDefault="004D1E81" w:rsidP="004D1E81">
      <w:pPr>
        <w:spacing w:line="360" w:lineRule="auto"/>
        <w:ind w:firstLine="420"/>
        <w:rPr>
          <w:rFonts w:ascii="Times New Roman" w:hAnsi="Times New Roman"/>
          <w:sz w:val="24"/>
          <w:szCs w:val="24"/>
        </w:rPr>
      </w:pPr>
      <w:r>
        <w:rPr>
          <w:rFonts w:ascii="Times New Roman" w:hAnsi="Times New Roman" w:hint="eastAsia"/>
          <w:sz w:val="24"/>
          <w:szCs w:val="24"/>
        </w:rPr>
        <w:lastRenderedPageBreak/>
        <w:t>第三章为系统分析，包括可行性分析、需求分析和性能规定。</w:t>
      </w:r>
    </w:p>
    <w:p w14:paraId="1685C992" w14:textId="1FAE69C8" w:rsidR="004D1E81" w:rsidRDefault="004D1E81" w:rsidP="004D1E81">
      <w:pPr>
        <w:spacing w:line="360" w:lineRule="auto"/>
        <w:ind w:firstLine="420"/>
        <w:rPr>
          <w:rFonts w:ascii="Times New Roman" w:hAnsi="Times New Roman"/>
          <w:sz w:val="24"/>
          <w:szCs w:val="24"/>
        </w:rPr>
      </w:pPr>
      <w:r>
        <w:rPr>
          <w:rFonts w:ascii="Times New Roman" w:hAnsi="Times New Roman" w:hint="eastAsia"/>
          <w:sz w:val="24"/>
          <w:szCs w:val="24"/>
        </w:rPr>
        <w:t>第四章为系统设计，包含了系统总体架构的设计，数据库的逻辑和物理结构的设计以及服务器端接口的设计。</w:t>
      </w:r>
    </w:p>
    <w:p w14:paraId="011CD136" w14:textId="66AF4662" w:rsidR="004D1E81" w:rsidRDefault="004D1E81" w:rsidP="004D1E81">
      <w:pPr>
        <w:spacing w:line="360" w:lineRule="auto"/>
        <w:ind w:firstLine="420"/>
        <w:rPr>
          <w:rFonts w:ascii="Times New Roman" w:hAnsi="Times New Roman"/>
          <w:sz w:val="24"/>
          <w:szCs w:val="24"/>
        </w:rPr>
      </w:pPr>
      <w:r>
        <w:rPr>
          <w:rFonts w:ascii="Times New Roman" w:hAnsi="Times New Roman" w:hint="eastAsia"/>
          <w:sz w:val="24"/>
          <w:szCs w:val="24"/>
        </w:rPr>
        <w:t>第五章为系统实现，展示了项目的部分前端页面，同时介绍了开发中一些功能的实现方法。</w:t>
      </w:r>
    </w:p>
    <w:p w14:paraId="6D2C17A8" w14:textId="451F43BC" w:rsidR="004D1E81" w:rsidRDefault="004D1E81" w:rsidP="004D1E81">
      <w:pPr>
        <w:spacing w:line="360" w:lineRule="auto"/>
        <w:ind w:firstLine="420"/>
        <w:rPr>
          <w:rFonts w:ascii="Times New Roman" w:hAnsi="Times New Roman"/>
          <w:sz w:val="24"/>
          <w:szCs w:val="24"/>
        </w:rPr>
      </w:pPr>
      <w:r>
        <w:rPr>
          <w:rFonts w:ascii="Times New Roman" w:hAnsi="Times New Roman" w:hint="eastAsia"/>
          <w:sz w:val="24"/>
          <w:szCs w:val="24"/>
        </w:rPr>
        <w:t>第六章为系统测试，对系统性能进行了综合测试。</w:t>
      </w:r>
    </w:p>
    <w:p w14:paraId="5B764C6D" w14:textId="0F5CFB0B" w:rsidR="004D1E81" w:rsidRDefault="004D1E81" w:rsidP="004D1E81">
      <w:pPr>
        <w:spacing w:line="360" w:lineRule="auto"/>
        <w:ind w:firstLine="420"/>
        <w:rPr>
          <w:rFonts w:ascii="Times New Roman" w:hAnsi="Times New Roman"/>
          <w:sz w:val="24"/>
          <w:szCs w:val="24"/>
        </w:rPr>
      </w:pPr>
      <w:r>
        <w:rPr>
          <w:rFonts w:ascii="Times New Roman" w:hAnsi="Times New Roman" w:hint="eastAsia"/>
          <w:sz w:val="24"/>
          <w:szCs w:val="24"/>
        </w:rPr>
        <w:t>最后则是对系统的总结，以及参考文献的引用和致谢。</w:t>
      </w:r>
    </w:p>
    <w:p w14:paraId="692E60B7" w14:textId="245153FF" w:rsidR="00374920" w:rsidRDefault="00374920">
      <w:pPr>
        <w:widowControl/>
        <w:jc w:val="left"/>
        <w:rPr>
          <w:rFonts w:ascii="Times New Roman" w:hAnsi="Times New Roman"/>
          <w:sz w:val="24"/>
          <w:szCs w:val="24"/>
        </w:rPr>
      </w:pPr>
      <w:r>
        <w:rPr>
          <w:rFonts w:ascii="Times New Roman" w:hAnsi="Times New Roman"/>
          <w:sz w:val="24"/>
          <w:szCs w:val="24"/>
        </w:rPr>
        <w:br w:type="page"/>
      </w:r>
    </w:p>
    <w:p w14:paraId="463498A3" w14:textId="647663F6" w:rsidR="00374920" w:rsidRDefault="00374920" w:rsidP="002766CD">
      <w:pPr>
        <w:spacing w:beforeLines="80" w:before="249" w:afterLines="50" w:after="156" w:line="460" w:lineRule="exact"/>
        <w:jc w:val="center"/>
        <w:outlineLvl w:val="0"/>
        <w:rPr>
          <w:rFonts w:ascii="Times New Roman" w:eastAsia="楷体_GB2312" w:hAnsi="Times New Roman"/>
          <w:szCs w:val="24"/>
        </w:rPr>
      </w:pPr>
      <w:r>
        <w:rPr>
          <w:rFonts w:ascii="Times New Roman" w:eastAsia="黑体" w:hAnsi="Times New Roman"/>
          <w:b/>
          <w:sz w:val="36"/>
          <w:szCs w:val="36"/>
        </w:rPr>
        <w:lastRenderedPageBreak/>
        <w:t xml:space="preserve">  </w:t>
      </w:r>
      <w:bookmarkStart w:id="20" w:name="_Toc72610874"/>
      <w:r>
        <w:rPr>
          <w:rFonts w:ascii="Times New Roman" w:eastAsia="黑体" w:hAnsi="Times New Roman" w:hint="eastAsia"/>
          <w:b/>
          <w:sz w:val="36"/>
          <w:szCs w:val="36"/>
        </w:rPr>
        <w:t>第</w:t>
      </w:r>
      <w:r>
        <w:rPr>
          <w:rFonts w:ascii="Times New Roman" w:eastAsia="黑体" w:hAnsi="Times New Roman"/>
          <w:b/>
          <w:sz w:val="36"/>
          <w:szCs w:val="36"/>
        </w:rPr>
        <w:t>2</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相关技术和工具综述</w:t>
      </w:r>
      <w:bookmarkEnd w:id="20"/>
    </w:p>
    <w:p w14:paraId="6AD08798" w14:textId="736AFC5E" w:rsidR="00374920" w:rsidRDefault="00374920" w:rsidP="00374920">
      <w:pPr>
        <w:spacing w:line="360" w:lineRule="auto"/>
        <w:outlineLvl w:val="1"/>
        <w:rPr>
          <w:rFonts w:ascii="Times New Roman" w:hAnsi="Times New Roman"/>
          <w:szCs w:val="24"/>
        </w:rPr>
      </w:pPr>
      <w:bookmarkStart w:id="21" w:name="_Toc72610875"/>
      <w:r>
        <w:rPr>
          <w:rFonts w:ascii="Times New Roman" w:hAnsi="Times New Roman"/>
          <w:b/>
          <w:sz w:val="28"/>
          <w:szCs w:val="28"/>
        </w:rPr>
        <w:t>2.1</w:t>
      </w:r>
      <w:r>
        <w:rPr>
          <w:rFonts w:ascii="Times New Roman" w:eastAsia="黑体" w:hAnsi="Times New Roman"/>
          <w:sz w:val="28"/>
          <w:szCs w:val="28"/>
        </w:rPr>
        <w:t xml:space="preserve"> </w:t>
      </w:r>
      <w:r>
        <w:rPr>
          <w:rFonts w:ascii="Times New Roman" w:eastAsia="黑体" w:hAnsi="Times New Roman" w:hint="eastAsia"/>
          <w:b/>
          <w:sz w:val="28"/>
          <w:szCs w:val="28"/>
        </w:rPr>
        <w:t>Vue</w:t>
      </w:r>
      <w:r>
        <w:rPr>
          <w:rFonts w:ascii="Times New Roman" w:eastAsia="黑体" w:hAnsi="Times New Roman"/>
          <w:b/>
          <w:sz w:val="28"/>
          <w:szCs w:val="28"/>
        </w:rPr>
        <w:t>.</w:t>
      </w:r>
      <w:r>
        <w:rPr>
          <w:rFonts w:ascii="Times New Roman" w:eastAsia="黑体" w:hAnsi="Times New Roman" w:hint="eastAsia"/>
          <w:b/>
          <w:sz w:val="28"/>
          <w:szCs w:val="28"/>
        </w:rPr>
        <w:t>js</w:t>
      </w:r>
      <w:bookmarkEnd w:id="21"/>
    </w:p>
    <w:p w14:paraId="5A4727F3" w14:textId="7CE07853" w:rsidR="00842754" w:rsidRPr="00842754" w:rsidRDefault="00842754" w:rsidP="00842754">
      <w:pPr>
        <w:spacing w:line="360" w:lineRule="auto"/>
        <w:ind w:firstLine="420"/>
        <w:rPr>
          <w:rFonts w:ascii="Times New Roman" w:hAnsi="Times New Roman"/>
          <w:sz w:val="24"/>
          <w:szCs w:val="24"/>
        </w:rPr>
      </w:pPr>
      <w:r w:rsidRPr="00842754">
        <w:rPr>
          <w:rFonts w:ascii="Times New Roman" w:hAnsi="Times New Roman" w:hint="eastAsia"/>
          <w:sz w:val="24"/>
          <w:szCs w:val="24"/>
        </w:rPr>
        <w:t>Vue.js</w:t>
      </w:r>
      <w:r w:rsidRPr="00842754">
        <w:rPr>
          <w:rFonts w:ascii="Times New Roman" w:hAnsi="Times New Roman" w:hint="eastAsia"/>
          <w:sz w:val="24"/>
          <w:szCs w:val="24"/>
        </w:rPr>
        <w:t>，简称</w:t>
      </w:r>
      <w:proofErr w:type="spellStart"/>
      <w:r w:rsidRPr="00842754">
        <w:rPr>
          <w:rFonts w:ascii="Times New Roman" w:hAnsi="Times New Roman" w:hint="eastAsia"/>
          <w:sz w:val="24"/>
          <w:szCs w:val="24"/>
        </w:rPr>
        <w:t>vue</w:t>
      </w:r>
      <w:proofErr w:type="spellEnd"/>
      <w:r w:rsidRPr="00842754">
        <w:rPr>
          <w:rFonts w:ascii="Times New Roman" w:hAnsi="Times New Roman" w:hint="eastAsia"/>
          <w:sz w:val="24"/>
          <w:szCs w:val="24"/>
        </w:rPr>
        <w:t>，是一套可以专注于构建一个用户管理界面的渐进式</w:t>
      </w:r>
      <w:proofErr w:type="spellStart"/>
      <w:r w:rsidRPr="00842754">
        <w:rPr>
          <w:rFonts w:ascii="Times New Roman" w:hAnsi="Times New Roman" w:hint="eastAsia"/>
          <w:sz w:val="24"/>
          <w:szCs w:val="24"/>
        </w:rPr>
        <w:t>Javascript</w:t>
      </w:r>
      <w:proofErr w:type="spellEnd"/>
      <w:r w:rsidRPr="00842754">
        <w:rPr>
          <w:rFonts w:ascii="Times New Roman" w:hAnsi="Times New Roman" w:hint="eastAsia"/>
          <w:sz w:val="24"/>
          <w:szCs w:val="24"/>
        </w:rPr>
        <w:t>框架，具有一种高性能、灵活性强的特点。</w:t>
      </w:r>
      <w:r w:rsidRPr="00842754">
        <w:rPr>
          <w:rFonts w:ascii="Times New Roman" w:hAnsi="Times New Roman" w:hint="eastAsia"/>
          <w:sz w:val="24"/>
          <w:szCs w:val="24"/>
        </w:rPr>
        <w:t>Vue</w:t>
      </w:r>
      <w:r w:rsidRPr="00842754">
        <w:rPr>
          <w:rFonts w:ascii="Times New Roman" w:hAnsi="Times New Roman" w:hint="eastAsia"/>
          <w:sz w:val="24"/>
          <w:szCs w:val="24"/>
        </w:rPr>
        <w:t>遵循渐进递增的设计原则，便于整合到现有项目中。这一特性使</w:t>
      </w:r>
      <w:proofErr w:type="spellStart"/>
      <w:r w:rsidRPr="00842754">
        <w:rPr>
          <w:rFonts w:ascii="Times New Roman" w:hAnsi="Times New Roman" w:hint="eastAsia"/>
          <w:sz w:val="24"/>
          <w:szCs w:val="24"/>
        </w:rPr>
        <w:t>vue</w:t>
      </w:r>
      <w:proofErr w:type="spellEnd"/>
      <w:r w:rsidRPr="00842754">
        <w:rPr>
          <w:rFonts w:ascii="Times New Roman" w:hAnsi="Times New Roman" w:hint="eastAsia"/>
          <w:sz w:val="24"/>
          <w:szCs w:val="24"/>
        </w:rPr>
        <w:t>能够快速构建小型原型和复杂的大规模网络应用程序</w:t>
      </w:r>
      <w:r w:rsidR="00A55CF8">
        <w:rPr>
          <w:rStyle w:val="af6"/>
          <w:rFonts w:ascii="Times New Roman" w:hAnsi="Times New Roman"/>
          <w:sz w:val="24"/>
          <w:szCs w:val="24"/>
        </w:rPr>
        <w:t>[</w:t>
      </w:r>
      <w:r w:rsidR="00A55CF8">
        <w:rPr>
          <w:rStyle w:val="af6"/>
          <w:rFonts w:ascii="Times New Roman" w:hAnsi="Times New Roman"/>
          <w:sz w:val="24"/>
          <w:szCs w:val="24"/>
        </w:rPr>
        <w:endnoteReference w:id="3"/>
      </w:r>
      <w:r w:rsidR="00A55CF8">
        <w:rPr>
          <w:rStyle w:val="af6"/>
          <w:rFonts w:ascii="Times New Roman" w:hAnsi="Times New Roman"/>
          <w:sz w:val="24"/>
          <w:szCs w:val="24"/>
        </w:rPr>
        <w:t>]</w:t>
      </w:r>
      <w:r w:rsidRPr="00842754">
        <w:rPr>
          <w:rFonts w:ascii="Times New Roman" w:hAnsi="Times New Roman" w:hint="eastAsia"/>
          <w:sz w:val="24"/>
          <w:szCs w:val="24"/>
        </w:rPr>
        <w:t>。</w:t>
      </w:r>
    </w:p>
    <w:p w14:paraId="76D47ABA" w14:textId="770D158F" w:rsidR="00842754" w:rsidRPr="00842754" w:rsidRDefault="00842754" w:rsidP="00842754">
      <w:pPr>
        <w:spacing w:line="360" w:lineRule="auto"/>
        <w:ind w:firstLine="420"/>
        <w:rPr>
          <w:rFonts w:ascii="Times New Roman" w:hAnsi="Times New Roman"/>
          <w:sz w:val="24"/>
          <w:szCs w:val="24"/>
        </w:rPr>
      </w:pPr>
      <w:r w:rsidRPr="00842754">
        <w:rPr>
          <w:rFonts w:ascii="Times New Roman" w:hAnsi="Times New Roman" w:hint="eastAsia"/>
          <w:sz w:val="24"/>
          <w:szCs w:val="24"/>
        </w:rPr>
        <w:t>Vue.js</w:t>
      </w:r>
      <w:r w:rsidRPr="00842754">
        <w:rPr>
          <w:rFonts w:ascii="Times New Roman" w:hAnsi="Times New Roman" w:hint="eastAsia"/>
          <w:sz w:val="24"/>
          <w:szCs w:val="24"/>
        </w:rPr>
        <w:t>并不是一个入侵式前端框架库，在与其他库进行配合的方面提供了更大的空间。例如，</w:t>
      </w:r>
      <w:r w:rsidRPr="00842754">
        <w:rPr>
          <w:rFonts w:ascii="Times New Roman" w:hAnsi="Times New Roman" w:hint="eastAsia"/>
          <w:sz w:val="24"/>
          <w:szCs w:val="24"/>
        </w:rPr>
        <w:t>Vue.js</w:t>
      </w:r>
      <w:r w:rsidRPr="00842754">
        <w:rPr>
          <w:rFonts w:ascii="Times New Roman" w:hAnsi="Times New Roman" w:hint="eastAsia"/>
          <w:sz w:val="24"/>
          <w:szCs w:val="24"/>
        </w:rPr>
        <w:t>核心默认不包含路由和</w:t>
      </w:r>
      <w:r w:rsidRPr="00842754">
        <w:rPr>
          <w:rFonts w:ascii="Times New Roman" w:hAnsi="Times New Roman" w:hint="eastAsia"/>
          <w:sz w:val="24"/>
          <w:szCs w:val="24"/>
        </w:rPr>
        <w:t>Ajax</w:t>
      </w:r>
      <w:r w:rsidRPr="00842754">
        <w:rPr>
          <w:rFonts w:ascii="Times New Roman" w:hAnsi="Times New Roman" w:hint="eastAsia"/>
          <w:sz w:val="24"/>
          <w:szCs w:val="24"/>
        </w:rPr>
        <w:t>功能，另外在应用中一般假设使用了一个模块构建系统。而</w:t>
      </w:r>
      <w:r w:rsidRPr="00842754">
        <w:rPr>
          <w:rFonts w:ascii="Times New Roman" w:hAnsi="Times New Roman" w:hint="eastAsia"/>
          <w:sz w:val="24"/>
          <w:szCs w:val="24"/>
        </w:rPr>
        <w:t>Angular</w:t>
      </w:r>
      <w:r>
        <w:rPr>
          <w:rFonts w:ascii="Times New Roman" w:hAnsi="Times New Roman"/>
          <w:sz w:val="24"/>
          <w:szCs w:val="24"/>
        </w:rPr>
        <w:t>.</w:t>
      </w:r>
      <w:r>
        <w:rPr>
          <w:rFonts w:ascii="Times New Roman" w:hAnsi="Times New Roman" w:hint="eastAsia"/>
          <w:sz w:val="24"/>
          <w:szCs w:val="24"/>
        </w:rPr>
        <w:t>js</w:t>
      </w:r>
      <w:r w:rsidRPr="00842754">
        <w:rPr>
          <w:rFonts w:ascii="Times New Roman" w:hAnsi="Times New Roman" w:hint="eastAsia"/>
          <w:sz w:val="24"/>
          <w:szCs w:val="24"/>
        </w:rPr>
        <w:t>和</w:t>
      </w:r>
      <w:r w:rsidRPr="00842754">
        <w:rPr>
          <w:rFonts w:ascii="Times New Roman" w:hAnsi="Times New Roman" w:hint="eastAsia"/>
          <w:sz w:val="24"/>
          <w:szCs w:val="24"/>
        </w:rPr>
        <w:t>React</w:t>
      </w:r>
      <w:r>
        <w:rPr>
          <w:rFonts w:ascii="Times New Roman" w:hAnsi="Times New Roman"/>
          <w:sz w:val="24"/>
          <w:szCs w:val="24"/>
        </w:rPr>
        <w:t>.</w:t>
      </w:r>
      <w:r>
        <w:rPr>
          <w:rFonts w:ascii="Times New Roman" w:hAnsi="Times New Roman" w:hint="eastAsia"/>
          <w:sz w:val="24"/>
          <w:szCs w:val="24"/>
        </w:rPr>
        <w:t>js</w:t>
      </w:r>
      <w:r w:rsidRPr="00842754">
        <w:rPr>
          <w:rFonts w:ascii="Times New Roman" w:hAnsi="Times New Roman" w:hint="eastAsia"/>
          <w:sz w:val="24"/>
          <w:szCs w:val="24"/>
        </w:rPr>
        <w:t>都过于庞大和全面，两者涉及了一个页面应用的所有阶段和所有功能，一旦使用，就需要抛弃现有的成熟框架，否则基础功能均导致重复冗余，降低客户的体验效果。而更换基础框架的学习和维护成本巨大。</w:t>
      </w:r>
    </w:p>
    <w:p w14:paraId="4D85EAD3" w14:textId="64CE5AB1" w:rsidR="00E90249" w:rsidRDefault="00842754" w:rsidP="00842754">
      <w:pPr>
        <w:spacing w:line="360" w:lineRule="auto"/>
        <w:ind w:firstLine="420"/>
        <w:rPr>
          <w:rFonts w:ascii="Times New Roman" w:hAnsi="Times New Roman"/>
          <w:sz w:val="24"/>
          <w:szCs w:val="24"/>
        </w:rPr>
      </w:pPr>
      <w:r w:rsidRPr="00842754">
        <w:rPr>
          <w:rFonts w:ascii="Times New Roman" w:hAnsi="Times New Roman" w:hint="eastAsia"/>
          <w:sz w:val="24"/>
          <w:szCs w:val="24"/>
        </w:rPr>
        <w:t>响应数据系统作为</w:t>
      </w:r>
      <w:r w:rsidRPr="00842754">
        <w:rPr>
          <w:rFonts w:ascii="Times New Roman" w:hAnsi="Times New Roman" w:hint="eastAsia"/>
          <w:sz w:val="24"/>
          <w:szCs w:val="24"/>
        </w:rPr>
        <w:t>VUE</w:t>
      </w:r>
      <w:r w:rsidRPr="00842754">
        <w:rPr>
          <w:rFonts w:ascii="Times New Roman" w:hAnsi="Times New Roman" w:hint="eastAsia"/>
          <w:sz w:val="24"/>
          <w:szCs w:val="24"/>
        </w:rPr>
        <w:t>的核心功能之一，通过轻量级的虚拟</w:t>
      </w:r>
      <w:r w:rsidRPr="00842754">
        <w:rPr>
          <w:rFonts w:ascii="Times New Roman" w:hAnsi="Times New Roman" w:hint="eastAsia"/>
          <w:sz w:val="24"/>
          <w:szCs w:val="24"/>
        </w:rPr>
        <w:t>DOM</w:t>
      </w:r>
      <w:r w:rsidRPr="00842754">
        <w:rPr>
          <w:rFonts w:ascii="Times New Roman" w:hAnsi="Times New Roman" w:hint="eastAsia"/>
          <w:sz w:val="24"/>
          <w:szCs w:val="24"/>
        </w:rPr>
        <w:t>引擎可以自动高效地更新用户界面，避免了以往</w:t>
      </w:r>
      <w:r w:rsidRPr="00842754">
        <w:rPr>
          <w:rFonts w:ascii="Times New Roman" w:hAnsi="Times New Roman" w:hint="eastAsia"/>
          <w:sz w:val="24"/>
          <w:szCs w:val="24"/>
        </w:rPr>
        <w:t>DOM</w:t>
      </w:r>
      <w:r w:rsidRPr="00842754">
        <w:rPr>
          <w:rFonts w:ascii="Times New Roman" w:hAnsi="Times New Roman" w:hint="eastAsia"/>
          <w:sz w:val="24"/>
          <w:szCs w:val="24"/>
        </w:rPr>
        <w:t>命令式操作带来的弊端，简化了前端开发过程和开发效率，大大提高了系统后期的可维护性。麦冬</w:t>
      </w:r>
      <w:r>
        <w:rPr>
          <w:rFonts w:ascii="Times New Roman" w:hAnsi="Times New Roman" w:hint="eastAsia"/>
          <w:sz w:val="24"/>
          <w:szCs w:val="24"/>
        </w:rPr>
        <w:t>、</w:t>
      </w:r>
      <w:r w:rsidRPr="00842754">
        <w:rPr>
          <w:rFonts w:ascii="Times New Roman" w:hAnsi="Times New Roman" w:hint="eastAsia"/>
          <w:sz w:val="24"/>
          <w:szCs w:val="24"/>
        </w:rPr>
        <w:t>陈涛</w:t>
      </w:r>
      <w:r>
        <w:rPr>
          <w:rFonts w:ascii="Times New Roman" w:hAnsi="Times New Roman" w:hint="eastAsia"/>
          <w:sz w:val="24"/>
          <w:szCs w:val="24"/>
        </w:rPr>
        <w:t>和</w:t>
      </w:r>
      <w:proofErr w:type="gramStart"/>
      <w:r w:rsidRPr="00842754">
        <w:rPr>
          <w:rFonts w:ascii="Times New Roman" w:hAnsi="Times New Roman" w:hint="eastAsia"/>
          <w:sz w:val="24"/>
          <w:szCs w:val="24"/>
        </w:rPr>
        <w:t>梁宗湾在</w:t>
      </w:r>
      <w:proofErr w:type="gramEnd"/>
      <w:r w:rsidRPr="00842754">
        <w:rPr>
          <w:rFonts w:ascii="Times New Roman" w:hAnsi="Times New Roman" w:hint="eastAsia"/>
          <w:sz w:val="24"/>
          <w:szCs w:val="24"/>
        </w:rPr>
        <w:t>轻量级响应式框架</w:t>
      </w:r>
      <w:r w:rsidRPr="00842754">
        <w:rPr>
          <w:rFonts w:ascii="Times New Roman" w:hAnsi="Times New Roman" w:hint="eastAsia"/>
          <w:sz w:val="24"/>
          <w:szCs w:val="24"/>
        </w:rPr>
        <w:t>Vue.js</w:t>
      </w:r>
      <w:r w:rsidRPr="00842754">
        <w:rPr>
          <w:rFonts w:ascii="Times New Roman" w:hAnsi="Times New Roman" w:hint="eastAsia"/>
          <w:sz w:val="24"/>
          <w:szCs w:val="24"/>
        </w:rPr>
        <w:t>应用分析</w:t>
      </w:r>
      <w:r w:rsidR="00850418">
        <w:rPr>
          <w:rStyle w:val="af6"/>
          <w:rFonts w:ascii="Times New Roman" w:hAnsi="Times New Roman"/>
          <w:sz w:val="24"/>
          <w:szCs w:val="24"/>
        </w:rPr>
        <w:t>[</w:t>
      </w:r>
      <w:r w:rsidR="00A55CF8">
        <w:rPr>
          <w:rStyle w:val="af6"/>
          <w:rFonts w:ascii="Times New Roman" w:hAnsi="Times New Roman"/>
          <w:sz w:val="24"/>
          <w:szCs w:val="24"/>
        </w:rPr>
        <w:t>[</w:t>
      </w:r>
      <w:r w:rsidR="00A55CF8">
        <w:rPr>
          <w:rStyle w:val="af6"/>
          <w:rFonts w:ascii="Times New Roman" w:hAnsi="Times New Roman"/>
          <w:sz w:val="24"/>
          <w:szCs w:val="24"/>
        </w:rPr>
        <w:endnoteReference w:id="4"/>
      </w:r>
      <w:r w:rsidR="00A55CF8">
        <w:rPr>
          <w:rStyle w:val="af6"/>
          <w:rFonts w:ascii="Times New Roman" w:hAnsi="Times New Roman"/>
          <w:sz w:val="24"/>
          <w:szCs w:val="24"/>
        </w:rPr>
        <w:t>]</w:t>
      </w:r>
      <w:r w:rsidR="00C50392">
        <w:rPr>
          <w:rStyle w:val="af6"/>
          <w:rFonts w:ascii="Times New Roman" w:hAnsi="Times New Roman"/>
          <w:sz w:val="24"/>
          <w:szCs w:val="24"/>
        </w:rPr>
        <w:t>]</w:t>
      </w:r>
      <w:r w:rsidRPr="00842754">
        <w:rPr>
          <w:rFonts w:ascii="Times New Roman" w:hAnsi="Times New Roman" w:hint="eastAsia"/>
          <w:sz w:val="24"/>
          <w:szCs w:val="24"/>
        </w:rPr>
        <w:t>也说到，大数据驱动时代取代了传统繁琐的</w:t>
      </w:r>
      <w:proofErr w:type="spellStart"/>
      <w:r w:rsidRPr="00842754">
        <w:rPr>
          <w:rFonts w:ascii="Times New Roman" w:hAnsi="Times New Roman" w:hint="eastAsia"/>
          <w:sz w:val="24"/>
          <w:szCs w:val="24"/>
        </w:rPr>
        <w:t>dom</w:t>
      </w:r>
      <w:proofErr w:type="spellEnd"/>
      <w:r w:rsidRPr="00842754">
        <w:rPr>
          <w:rFonts w:ascii="Times New Roman" w:hAnsi="Times New Roman" w:hint="eastAsia"/>
          <w:sz w:val="24"/>
          <w:szCs w:val="24"/>
        </w:rPr>
        <w:t>驱动程序，同时也避免了大量的选择</w:t>
      </w:r>
      <w:proofErr w:type="gramStart"/>
      <w:r w:rsidRPr="00842754">
        <w:rPr>
          <w:rFonts w:ascii="Times New Roman" w:hAnsi="Times New Roman" w:hint="eastAsia"/>
          <w:sz w:val="24"/>
          <w:szCs w:val="24"/>
        </w:rPr>
        <w:t>器复杂</w:t>
      </w:r>
      <w:proofErr w:type="gramEnd"/>
      <w:r w:rsidRPr="00842754">
        <w:rPr>
          <w:rFonts w:ascii="Times New Roman" w:hAnsi="Times New Roman" w:hint="eastAsia"/>
          <w:sz w:val="24"/>
          <w:szCs w:val="24"/>
        </w:rPr>
        <w:t>程序，改革后只需要对数据的源头信息进行关注，能够有效的缩短开发的用时，降低开发的难度，提升用户的使用效果。</w:t>
      </w:r>
    </w:p>
    <w:p w14:paraId="17DD730E" w14:textId="35EC350C" w:rsidR="00133F36" w:rsidRDefault="00133F36" w:rsidP="00133F36">
      <w:pPr>
        <w:spacing w:line="360" w:lineRule="auto"/>
        <w:outlineLvl w:val="1"/>
        <w:rPr>
          <w:rFonts w:ascii="Times New Roman" w:hAnsi="Times New Roman"/>
          <w:szCs w:val="24"/>
        </w:rPr>
      </w:pPr>
      <w:bookmarkStart w:id="22" w:name="_Toc72610876"/>
      <w:r>
        <w:rPr>
          <w:rFonts w:ascii="Times New Roman" w:hAnsi="Times New Roman"/>
          <w:b/>
          <w:sz w:val="28"/>
          <w:szCs w:val="28"/>
        </w:rPr>
        <w:t>2.</w:t>
      </w:r>
      <w:r w:rsidR="00FE4A81">
        <w:rPr>
          <w:rFonts w:ascii="Times New Roman" w:hAnsi="Times New Roman"/>
          <w:b/>
          <w:sz w:val="28"/>
          <w:szCs w:val="28"/>
        </w:rPr>
        <w:t>2</w:t>
      </w:r>
      <w:r>
        <w:rPr>
          <w:rFonts w:ascii="Times New Roman" w:eastAsia="黑体" w:hAnsi="Times New Roman"/>
          <w:sz w:val="28"/>
          <w:szCs w:val="28"/>
        </w:rPr>
        <w:t xml:space="preserve"> </w:t>
      </w:r>
      <w:r>
        <w:rPr>
          <w:rFonts w:ascii="Times New Roman" w:eastAsia="黑体" w:hAnsi="Times New Roman" w:hint="eastAsia"/>
          <w:b/>
          <w:sz w:val="28"/>
          <w:szCs w:val="28"/>
        </w:rPr>
        <w:t>Node</w:t>
      </w:r>
      <w:r>
        <w:rPr>
          <w:rFonts w:ascii="Times New Roman" w:eastAsia="黑体" w:hAnsi="Times New Roman"/>
          <w:b/>
          <w:sz w:val="28"/>
          <w:szCs w:val="28"/>
        </w:rPr>
        <w:t>.</w:t>
      </w:r>
      <w:r>
        <w:rPr>
          <w:rFonts w:ascii="Times New Roman" w:eastAsia="黑体" w:hAnsi="Times New Roman" w:hint="eastAsia"/>
          <w:b/>
          <w:sz w:val="28"/>
          <w:szCs w:val="28"/>
        </w:rPr>
        <w:t>js</w:t>
      </w:r>
      <w:bookmarkEnd w:id="22"/>
    </w:p>
    <w:p w14:paraId="414AD0EC" w14:textId="3F2C333E" w:rsidR="00133F36" w:rsidRPr="00133F36" w:rsidRDefault="00133F36" w:rsidP="00133F36">
      <w:pPr>
        <w:spacing w:line="360" w:lineRule="auto"/>
        <w:rPr>
          <w:rFonts w:ascii="Times New Roman" w:hAnsi="Times New Roman"/>
          <w:sz w:val="24"/>
          <w:szCs w:val="24"/>
        </w:rPr>
      </w:pPr>
      <w:r>
        <w:rPr>
          <w:rFonts w:ascii="Times New Roman" w:hAnsi="Times New Roman"/>
          <w:sz w:val="24"/>
          <w:szCs w:val="24"/>
        </w:rPr>
        <w:tab/>
      </w:r>
      <w:r w:rsidRPr="00133F36">
        <w:rPr>
          <w:rFonts w:ascii="Times New Roman" w:hAnsi="Times New Roman" w:hint="eastAsia"/>
          <w:sz w:val="24"/>
          <w:szCs w:val="24"/>
        </w:rPr>
        <w:t>Node.js</w:t>
      </w:r>
      <w:r w:rsidRPr="00133F36">
        <w:rPr>
          <w:rFonts w:ascii="Times New Roman" w:hAnsi="Times New Roman" w:hint="eastAsia"/>
          <w:sz w:val="24"/>
          <w:szCs w:val="24"/>
        </w:rPr>
        <w:t>是一个基于</w:t>
      </w:r>
      <w:r w:rsidRPr="00133F36">
        <w:rPr>
          <w:rFonts w:ascii="Times New Roman" w:hAnsi="Times New Roman" w:hint="eastAsia"/>
          <w:sz w:val="24"/>
          <w:szCs w:val="24"/>
        </w:rPr>
        <w:t>Chrome</w:t>
      </w:r>
      <w:r>
        <w:rPr>
          <w:rFonts w:ascii="Times New Roman" w:hAnsi="Times New Roman"/>
          <w:sz w:val="24"/>
          <w:szCs w:val="24"/>
        </w:rPr>
        <w:t xml:space="preserve"> </w:t>
      </w:r>
      <w:r w:rsidRPr="00133F36">
        <w:rPr>
          <w:rFonts w:ascii="Times New Roman" w:hAnsi="Times New Roman" w:hint="eastAsia"/>
          <w:sz w:val="24"/>
          <w:szCs w:val="24"/>
        </w:rPr>
        <w:t>V8</w:t>
      </w:r>
      <w:r w:rsidRPr="00133F36">
        <w:rPr>
          <w:rFonts w:ascii="Times New Roman" w:hAnsi="Times New Roman" w:hint="eastAsia"/>
          <w:sz w:val="24"/>
          <w:szCs w:val="24"/>
        </w:rPr>
        <w:t>引擎的</w:t>
      </w:r>
      <w:r w:rsidRPr="00133F36">
        <w:rPr>
          <w:rFonts w:ascii="Times New Roman" w:hAnsi="Times New Roman" w:hint="eastAsia"/>
          <w:sz w:val="24"/>
          <w:szCs w:val="24"/>
        </w:rPr>
        <w:t>JavaScript</w:t>
      </w:r>
      <w:r w:rsidRPr="00133F36">
        <w:rPr>
          <w:rFonts w:ascii="Times New Roman" w:hAnsi="Times New Roman" w:hint="eastAsia"/>
          <w:sz w:val="24"/>
          <w:szCs w:val="24"/>
        </w:rPr>
        <w:t>运行时环境，旨在构建可扩展的</w:t>
      </w:r>
      <w:r w:rsidRPr="00133F36">
        <w:rPr>
          <w:rFonts w:ascii="Times New Roman" w:hAnsi="Times New Roman" w:hint="eastAsia"/>
          <w:sz w:val="24"/>
          <w:szCs w:val="24"/>
        </w:rPr>
        <w:t xml:space="preserve"> Web </w:t>
      </w:r>
      <w:r w:rsidRPr="00133F36">
        <w:rPr>
          <w:rFonts w:ascii="Times New Roman" w:hAnsi="Times New Roman" w:hint="eastAsia"/>
          <w:sz w:val="24"/>
          <w:szCs w:val="24"/>
        </w:rPr>
        <w:t>应用程序。凭借其事件驱动、非阻塞</w:t>
      </w:r>
      <w:r w:rsidRPr="00133F36">
        <w:rPr>
          <w:rFonts w:ascii="Times New Roman" w:hAnsi="Times New Roman" w:hint="eastAsia"/>
          <w:sz w:val="24"/>
          <w:szCs w:val="24"/>
        </w:rPr>
        <w:t>I/O</w:t>
      </w:r>
      <w:r w:rsidRPr="00133F36">
        <w:rPr>
          <w:rFonts w:ascii="Times New Roman" w:hAnsi="Times New Roman" w:hint="eastAsia"/>
          <w:sz w:val="24"/>
          <w:szCs w:val="24"/>
        </w:rPr>
        <w:t>模型的特性，</w:t>
      </w:r>
      <w:r w:rsidRPr="00133F36">
        <w:rPr>
          <w:rFonts w:ascii="Times New Roman" w:hAnsi="Times New Roman" w:hint="eastAsia"/>
          <w:sz w:val="24"/>
          <w:szCs w:val="24"/>
        </w:rPr>
        <w:t>Node.js</w:t>
      </w:r>
      <w:r w:rsidRPr="00133F36">
        <w:rPr>
          <w:rFonts w:ascii="Times New Roman" w:hAnsi="Times New Roman" w:hint="eastAsia"/>
          <w:sz w:val="24"/>
          <w:szCs w:val="24"/>
        </w:rPr>
        <w:t>成为了一个轻量和高效的语言，其成为在分布式设备上运行数据密集型实时应用程序的理想选择。</w:t>
      </w:r>
      <w:proofErr w:type="spellStart"/>
      <w:r w:rsidRPr="00133F36">
        <w:rPr>
          <w:rFonts w:ascii="Times New Roman" w:hAnsi="Times New Roman" w:hint="eastAsia"/>
          <w:sz w:val="24"/>
          <w:szCs w:val="24"/>
        </w:rPr>
        <w:t>npm</w:t>
      </w:r>
      <w:proofErr w:type="spellEnd"/>
      <w:r w:rsidRPr="00133F36">
        <w:rPr>
          <w:rFonts w:ascii="Times New Roman" w:hAnsi="Times New Roman" w:hint="eastAsia"/>
          <w:sz w:val="24"/>
          <w:szCs w:val="24"/>
        </w:rPr>
        <w:t>（</w:t>
      </w:r>
      <w:r w:rsidRPr="00133F36">
        <w:rPr>
          <w:rFonts w:ascii="Times New Roman" w:hAnsi="Times New Roman" w:hint="eastAsia"/>
          <w:sz w:val="24"/>
          <w:szCs w:val="24"/>
        </w:rPr>
        <w:t>Node package manager</w:t>
      </w:r>
      <w:r w:rsidRPr="00133F36">
        <w:rPr>
          <w:rFonts w:ascii="Times New Roman" w:hAnsi="Times New Roman" w:hint="eastAsia"/>
          <w:sz w:val="24"/>
          <w:szCs w:val="24"/>
        </w:rPr>
        <w:t>）是</w:t>
      </w:r>
      <w:r w:rsidRPr="00133F36">
        <w:rPr>
          <w:rFonts w:ascii="Times New Roman" w:hAnsi="Times New Roman" w:hint="eastAsia"/>
          <w:sz w:val="24"/>
          <w:szCs w:val="24"/>
        </w:rPr>
        <w:t>Node.js</w:t>
      </w:r>
      <w:r w:rsidRPr="00133F36">
        <w:rPr>
          <w:rFonts w:ascii="Times New Roman" w:hAnsi="Times New Roman" w:hint="eastAsia"/>
          <w:sz w:val="24"/>
          <w:szCs w:val="24"/>
        </w:rPr>
        <w:t>的包管理器，解决了</w:t>
      </w:r>
      <w:proofErr w:type="spellStart"/>
      <w:r w:rsidRPr="00133F36">
        <w:rPr>
          <w:rFonts w:ascii="Times New Roman" w:hAnsi="Times New Roman" w:hint="eastAsia"/>
          <w:sz w:val="24"/>
          <w:szCs w:val="24"/>
        </w:rPr>
        <w:t>Node.Js</w:t>
      </w:r>
      <w:proofErr w:type="spellEnd"/>
      <w:r w:rsidRPr="00133F36">
        <w:rPr>
          <w:rFonts w:ascii="Times New Roman" w:hAnsi="Times New Roman" w:hint="eastAsia"/>
          <w:sz w:val="24"/>
          <w:szCs w:val="24"/>
        </w:rPr>
        <w:t>平台代码部署问题，使用</w:t>
      </w:r>
      <w:proofErr w:type="spellStart"/>
      <w:r w:rsidRPr="00133F36">
        <w:rPr>
          <w:rFonts w:ascii="Times New Roman" w:hAnsi="Times New Roman" w:hint="eastAsia"/>
          <w:sz w:val="24"/>
          <w:szCs w:val="24"/>
        </w:rPr>
        <w:t>npm</w:t>
      </w:r>
      <w:proofErr w:type="spellEnd"/>
      <w:r w:rsidRPr="00133F36">
        <w:rPr>
          <w:rFonts w:ascii="Times New Roman" w:hAnsi="Times New Roman" w:hint="eastAsia"/>
          <w:sz w:val="24"/>
          <w:szCs w:val="24"/>
        </w:rPr>
        <w:t>命令，开发人员能够轻松下载、安装、卸载、升级、查询第三方软件包。在</w:t>
      </w:r>
      <w:r w:rsidRPr="00133F36">
        <w:rPr>
          <w:rFonts w:ascii="Times New Roman" w:hAnsi="Times New Roman" w:hint="eastAsia"/>
          <w:sz w:val="24"/>
          <w:szCs w:val="24"/>
        </w:rPr>
        <w:t>Node.js</w:t>
      </w:r>
      <w:r w:rsidRPr="00133F36">
        <w:rPr>
          <w:rFonts w:ascii="Times New Roman" w:hAnsi="Times New Roman" w:hint="eastAsia"/>
          <w:sz w:val="24"/>
          <w:szCs w:val="24"/>
        </w:rPr>
        <w:t>平台上进行开发</w:t>
      </w:r>
      <w:r w:rsidRPr="00133F36">
        <w:rPr>
          <w:rFonts w:ascii="Times New Roman" w:hAnsi="Times New Roman" w:hint="eastAsia"/>
          <w:sz w:val="24"/>
          <w:szCs w:val="24"/>
        </w:rPr>
        <w:t>Web</w:t>
      </w:r>
      <w:r w:rsidRPr="00133F36">
        <w:rPr>
          <w:rFonts w:ascii="Times New Roman" w:hAnsi="Times New Roman" w:hint="eastAsia"/>
          <w:sz w:val="24"/>
          <w:szCs w:val="24"/>
        </w:rPr>
        <w:t>应用，还能通过统一前后端系统开发的编程语言，减少开发者的学习成本。</w:t>
      </w:r>
    </w:p>
    <w:p w14:paraId="6E3DD728" w14:textId="461DF5C8" w:rsidR="00133F36" w:rsidRPr="00133F36" w:rsidRDefault="00133F36" w:rsidP="00133F36">
      <w:pPr>
        <w:spacing w:line="360" w:lineRule="auto"/>
        <w:ind w:firstLine="420"/>
        <w:rPr>
          <w:rFonts w:ascii="Times New Roman" w:hAnsi="Times New Roman"/>
          <w:sz w:val="24"/>
          <w:szCs w:val="24"/>
        </w:rPr>
      </w:pPr>
      <w:r w:rsidRPr="00133F36">
        <w:rPr>
          <w:rFonts w:ascii="Times New Roman" w:hAnsi="Times New Roman" w:hint="eastAsia"/>
          <w:sz w:val="24"/>
          <w:szCs w:val="24"/>
        </w:rPr>
        <w:t>例如，在登录模块设计时，参考杨小彦的基于</w:t>
      </w:r>
      <w:r w:rsidRPr="00133F36">
        <w:rPr>
          <w:rFonts w:ascii="Times New Roman" w:hAnsi="Times New Roman" w:hint="eastAsia"/>
          <w:sz w:val="24"/>
          <w:szCs w:val="24"/>
        </w:rPr>
        <w:t>TOKEN</w:t>
      </w:r>
      <w:r w:rsidRPr="00133F36">
        <w:rPr>
          <w:rFonts w:ascii="Times New Roman" w:hAnsi="Times New Roman" w:hint="eastAsia"/>
          <w:sz w:val="24"/>
          <w:szCs w:val="24"/>
        </w:rPr>
        <w:t>令牌的身份校验方法及相关设备</w:t>
      </w:r>
      <w:r w:rsidR="00A55CF8">
        <w:rPr>
          <w:rStyle w:val="af6"/>
          <w:rFonts w:ascii="Times New Roman" w:hAnsi="Times New Roman"/>
          <w:sz w:val="24"/>
          <w:szCs w:val="24"/>
        </w:rPr>
        <w:t>[</w:t>
      </w:r>
      <w:r w:rsidR="00A55CF8">
        <w:rPr>
          <w:rStyle w:val="af6"/>
          <w:rFonts w:ascii="Times New Roman" w:hAnsi="Times New Roman"/>
          <w:sz w:val="24"/>
          <w:szCs w:val="24"/>
        </w:rPr>
        <w:endnoteReference w:id="5"/>
      </w:r>
      <w:r w:rsidR="00A55CF8">
        <w:rPr>
          <w:rStyle w:val="af6"/>
          <w:rFonts w:ascii="Times New Roman" w:hAnsi="Times New Roman"/>
          <w:sz w:val="24"/>
          <w:szCs w:val="24"/>
        </w:rPr>
        <w:t>]</w:t>
      </w:r>
      <w:r w:rsidRPr="00133F36">
        <w:rPr>
          <w:rFonts w:ascii="Times New Roman" w:hAnsi="Times New Roman" w:hint="eastAsia"/>
          <w:sz w:val="24"/>
          <w:szCs w:val="24"/>
        </w:rPr>
        <w:t>文章，服务器要对用户登录生成一个有时效的</w:t>
      </w:r>
      <w:r w:rsidRPr="00133F36">
        <w:rPr>
          <w:rFonts w:ascii="Times New Roman" w:hAnsi="Times New Roman" w:hint="eastAsia"/>
          <w:sz w:val="24"/>
          <w:szCs w:val="24"/>
        </w:rPr>
        <w:t>TOKEN</w:t>
      </w:r>
      <w:r w:rsidRPr="00133F36">
        <w:rPr>
          <w:rFonts w:ascii="Times New Roman" w:hAnsi="Times New Roman" w:hint="eastAsia"/>
          <w:sz w:val="24"/>
          <w:szCs w:val="24"/>
        </w:rPr>
        <w:t>令牌，进行</w:t>
      </w:r>
      <w:r w:rsidRPr="00133F36">
        <w:rPr>
          <w:rFonts w:ascii="Times New Roman" w:hAnsi="Times New Roman" w:hint="eastAsia"/>
          <w:sz w:val="24"/>
          <w:szCs w:val="24"/>
        </w:rPr>
        <w:lastRenderedPageBreak/>
        <w:t>授权操作，此时便可以使用</w:t>
      </w:r>
      <w:proofErr w:type="spellStart"/>
      <w:r w:rsidRPr="00133F36">
        <w:rPr>
          <w:rFonts w:ascii="Times New Roman" w:hAnsi="Times New Roman" w:hint="eastAsia"/>
          <w:sz w:val="24"/>
          <w:szCs w:val="24"/>
        </w:rPr>
        <w:t>npm</w:t>
      </w:r>
      <w:proofErr w:type="spellEnd"/>
      <w:r w:rsidRPr="00133F36">
        <w:rPr>
          <w:rFonts w:ascii="Times New Roman" w:hAnsi="Times New Roman" w:hint="eastAsia"/>
          <w:sz w:val="24"/>
          <w:szCs w:val="24"/>
        </w:rPr>
        <w:t>导入</w:t>
      </w:r>
      <w:proofErr w:type="spellStart"/>
      <w:r w:rsidRPr="00133F36">
        <w:rPr>
          <w:rFonts w:ascii="Times New Roman" w:hAnsi="Times New Roman" w:hint="eastAsia"/>
          <w:sz w:val="24"/>
          <w:szCs w:val="24"/>
        </w:rPr>
        <w:t>jsonwebtoken</w:t>
      </w:r>
      <w:proofErr w:type="spellEnd"/>
      <w:r w:rsidRPr="00133F36">
        <w:rPr>
          <w:rFonts w:ascii="Times New Roman" w:hAnsi="Times New Roman" w:hint="eastAsia"/>
          <w:sz w:val="24"/>
          <w:szCs w:val="24"/>
        </w:rPr>
        <w:t>模块来生成</w:t>
      </w:r>
      <w:r w:rsidRPr="00133F36">
        <w:rPr>
          <w:rFonts w:ascii="Times New Roman" w:hAnsi="Times New Roman" w:hint="eastAsia"/>
          <w:sz w:val="24"/>
          <w:szCs w:val="24"/>
        </w:rPr>
        <w:t>TOKEN</w:t>
      </w:r>
      <w:r w:rsidRPr="00133F36">
        <w:rPr>
          <w:rFonts w:ascii="Times New Roman" w:hAnsi="Times New Roman" w:hint="eastAsia"/>
          <w:sz w:val="24"/>
          <w:szCs w:val="24"/>
        </w:rPr>
        <w:t>。同时在数据库存储密码时，出于安全的考虑，需要对密码进行加密，此时后端采用了</w:t>
      </w:r>
      <w:r w:rsidRPr="00133F36">
        <w:rPr>
          <w:rFonts w:ascii="Times New Roman" w:hAnsi="Times New Roman" w:hint="eastAsia"/>
          <w:sz w:val="24"/>
          <w:szCs w:val="24"/>
        </w:rPr>
        <w:t>The MD5 Message-Digest Algorithm</w:t>
      </w:r>
      <w:r w:rsidR="00A55CF8">
        <w:rPr>
          <w:rStyle w:val="af6"/>
          <w:rFonts w:ascii="Times New Roman" w:hAnsi="Times New Roman"/>
          <w:sz w:val="24"/>
          <w:szCs w:val="24"/>
        </w:rPr>
        <w:t>[</w:t>
      </w:r>
      <w:r w:rsidR="00A55CF8">
        <w:rPr>
          <w:rStyle w:val="af6"/>
          <w:rFonts w:ascii="Times New Roman" w:hAnsi="Times New Roman"/>
          <w:sz w:val="24"/>
          <w:szCs w:val="24"/>
        </w:rPr>
        <w:endnoteReference w:id="6"/>
      </w:r>
      <w:r w:rsidR="00A55CF8">
        <w:rPr>
          <w:rStyle w:val="af6"/>
          <w:rFonts w:ascii="Times New Roman" w:hAnsi="Times New Roman"/>
          <w:sz w:val="24"/>
          <w:szCs w:val="24"/>
        </w:rPr>
        <w:t>]</w:t>
      </w:r>
      <w:r w:rsidRPr="00133F36">
        <w:rPr>
          <w:rFonts w:ascii="Times New Roman" w:hAnsi="Times New Roman" w:hint="eastAsia"/>
          <w:sz w:val="24"/>
          <w:szCs w:val="24"/>
        </w:rPr>
        <w:t>里提到的</w:t>
      </w:r>
      <w:r w:rsidRPr="00133F36">
        <w:rPr>
          <w:rFonts w:ascii="Times New Roman" w:hAnsi="Times New Roman" w:hint="eastAsia"/>
          <w:sz w:val="24"/>
          <w:szCs w:val="24"/>
        </w:rPr>
        <w:t>MD5</w:t>
      </w:r>
      <w:r w:rsidRPr="00133F36">
        <w:rPr>
          <w:rFonts w:ascii="Times New Roman" w:hAnsi="Times New Roman" w:hint="eastAsia"/>
          <w:sz w:val="24"/>
          <w:szCs w:val="24"/>
        </w:rPr>
        <w:t>加密算法，便可以使用</w:t>
      </w:r>
      <w:proofErr w:type="spellStart"/>
      <w:r w:rsidRPr="00133F36">
        <w:rPr>
          <w:rFonts w:ascii="Times New Roman" w:hAnsi="Times New Roman" w:hint="eastAsia"/>
          <w:sz w:val="24"/>
          <w:szCs w:val="24"/>
        </w:rPr>
        <w:t>npm</w:t>
      </w:r>
      <w:proofErr w:type="spellEnd"/>
      <w:r w:rsidRPr="00133F36">
        <w:rPr>
          <w:rFonts w:ascii="Times New Roman" w:hAnsi="Times New Roman" w:hint="eastAsia"/>
          <w:sz w:val="24"/>
          <w:szCs w:val="24"/>
        </w:rPr>
        <w:t>引入</w:t>
      </w:r>
      <w:r w:rsidRPr="00133F36">
        <w:rPr>
          <w:rFonts w:ascii="Times New Roman" w:hAnsi="Times New Roman" w:hint="eastAsia"/>
          <w:sz w:val="24"/>
          <w:szCs w:val="24"/>
        </w:rPr>
        <w:t>md5</w:t>
      </w:r>
      <w:r w:rsidRPr="00133F36">
        <w:rPr>
          <w:rFonts w:ascii="Times New Roman" w:hAnsi="Times New Roman" w:hint="eastAsia"/>
          <w:sz w:val="24"/>
          <w:szCs w:val="24"/>
        </w:rPr>
        <w:t>模块或</w:t>
      </w:r>
      <w:r w:rsidRPr="00133F36">
        <w:rPr>
          <w:rFonts w:ascii="Times New Roman" w:hAnsi="Times New Roman" w:hint="eastAsia"/>
          <w:sz w:val="24"/>
          <w:szCs w:val="24"/>
        </w:rPr>
        <w:t>crypto</w:t>
      </w:r>
      <w:r w:rsidRPr="00133F36">
        <w:rPr>
          <w:rFonts w:ascii="Times New Roman" w:hAnsi="Times New Roman" w:hint="eastAsia"/>
          <w:sz w:val="24"/>
          <w:szCs w:val="24"/>
        </w:rPr>
        <w:t>模块进行密码加密。</w:t>
      </w:r>
    </w:p>
    <w:p w14:paraId="5574092C" w14:textId="77777777" w:rsidR="00133F36" w:rsidRPr="00133F36" w:rsidRDefault="00133F36" w:rsidP="00133F36">
      <w:pPr>
        <w:spacing w:line="360" w:lineRule="auto"/>
        <w:ind w:firstLine="420"/>
        <w:rPr>
          <w:rFonts w:ascii="Times New Roman" w:hAnsi="Times New Roman"/>
          <w:sz w:val="24"/>
          <w:szCs w:val="24"/>
        </w:rPr>
      </w:pPr>
      <w:r w:rsidRPr="00133F36">
        <w:rPr>
          <w:rFonts w:ascii="Times New Roman" w:hAnsi="Times New Roman" w:hint="eastAsia"/>
          <w:sz w:val="24"/>
          <w:szCs w:val="24"/>
        </w:rPr>
        <w:t>虽然让</w:t>
      </w:r>
      <w:r w:rsidRPr="00133F36">
        <w:rPr>
          <w:rFonts w:ascii="Times New Roman" w:hAnsi="Times New Roman" w:hint="eastAsia"/>
          <w:sz w:val="24"/>
          <w:szCs w:val="24"/>
        </w:rPr>
        <w:t>JavaScript</w:t>
      </w:r>
      <w:r w:rsidRPr="00133F36">
        <w:rPr>
          <w:rFonts w:ascii="Times New Roman" w:hAnsi="Times New Roman" w:hint="eastAsia"/>
          <w:sz w:val="24"/>
          <w:szCs w:val="24"/>
        </w:rPr>
        <w:t>运行于服务器</w:t>
      </w:r>
      <w:proofErr w:type="gramStart"/>
      <w:r w:rsidRPr="00133F36">
        <w:rPr>
          <w:rFonts w:ascii="Times New Roman" w:hAnsi="Times New Roman" w:hint="eastAsia"/>
          <w:sz w:val="24"/>
          <w:szCs w:val="24"/>
        </w:rPr>
        <w:t>端不是</w:t>
      </w:r>
      <w:proofErr w:type="gramEnd"/>
      <w:r w:rsidRPr="00133F36">
        <w:rPr>
          <w:rFonts w:ascii="Times New Roman" w:hAnsi="Times New Roman" w:hint="eastAsia"/>
          <w:sz w:val="24"/>
          <w:szCs w:val="24"/>
        </w:rPr>
        <w:t>Node</w:t>
      </w:r>
      <w:r w:rsidRPr="00133F36">
        <w:rPr>
          <w:rFonts w:ascii="Times New Roman" w:hAnsi="Times New Roman" w:hint="eastAsia"/>
          <w:sz w:val="24"/>
          <w:szCs w:val="24"/>
        </w:rPr>
        <w:t>的独特之处，但却是一个强大的功能。诚然，浏览器环境限制了我们选择编程语言的自由。任何一个服务器与日益发展复杂的浏览器客户端技术应用系统程序间共享代码的愿望必须通过</w:t>
      </w:r>
      <w:r w:rsidRPr="00133F36">
        <w:rPr>
          <w:rFonts w:ascii="Times New Roman" w:hAnsi="Times New Roman" w:hint="eastAsia"/>
          <w:sz w:val="24"/>
          <w:szCs w:val="24"/>
        </w:rPr>
        <w:t>JavaScript</w:t>
      </w:r>
      <w:r w:rsidRPr="00133F36">
        <w:rPr>
          <w:rFonts w:ascii="Times New Roman" w:hAnsi="Times New Roman" w:hint="eastAsia"/>
          <w:sz w:val="24"/>
          <w:szCs w:val="24"/>
        </w:rPr>
        <w:t>来实现。虽然还有其他平台支持服务器</w:t>
      </w:r>
      <w:proofErr w:type="gramStart"/>
      <w:r w:rsidRPr="00133F36">
        <w:rPr>
          <w:rFonts w:ascii="Times New Roman" w:hAnsi="Times New Roman" w:hint="eastAsia"/>
          <w:sz w:val="24"/>
          <w:szCs w:val="24"/>
        </w:rPr>
        <w:t>端运行</w:t>
      </w:r>
      <w:proofErr w:type="gramEnd"/>
      <w:r w:rsidRPr="00133F36">
        <w:rPr>
          <w:rFonts w:ascii="Times New Roman" w:hAnsi="Times New Roman" w:hint="eastAsia"/>
          <w:sz w:val="24"/>
          <w:szCs w:val="24"/>
        </w:rPr>
        <w:t>JavaScript</w:t>
      </w:r>
      <w:r w:rsidRPr="00133F36">
        <w:rPr>
          <w:rFonts w:ascii="Times New Roman" w:hAnsi="Times New Roman" w:hint="eastAsia"/>
          <w:sz w:val="24"/>
          <w:szCs w:val="24"/>
        </w:rPr>
        <w:t>，但是</w:t>
      </w:r>
      <w:r w:rsidRPr="00133F36">
        <w:rPr>
          <w:rFonts w:ascii="Times New Roman" w:hAnsi="Times New Roman" w:hint="eastAsia"/>
          <w:sz w:val="24"/>
          <w:szCs w:val="24"/>
        </w:rPr>
        <w:t>Node</w:t>
      </w:r>
      <w:r w:rsidRPr="00133F36">
        <w:rPr>
          <w:rFonts w:ascii="Times New Roman" w:hAnsi="Times New Roman" w:hint="eastAsia"/>
          <w:sz w:val="24"/>
          <w:szCs w:val="24"/>
        </w:rPr>
        <w:t>由于上述的特点，发展日益迅速。</w:t>
      </w:r>
    </w:p>
    <w:p w14:paraId="065BA2EC" w14:textId="16FE49CB" w:rsidR="00133F36" w:rsidRDefault="00133F36" w:rsidP="00133F36">
      <w:pPr>
        <w:spacing w:line="360" w:lineRule="auto"/>
        <w:ind w:firstLine="420"/>
        <w:rPr>
          <w:rFonts w:ascii="Times New Roman" w:hAnsi="Times New Roman"/>
          <w:sz w:val="24"/>
          <w:szCs w:val="24"/>
        </w:rPr>
      </w:pPr>
      <w:r w:rsidRPr="00133F36">
        <w:rPr>
          <w:rFonts w:ascii="Times New Roman" w:hAnsi="Times New Roman" w:hint="eastAsia"/>
          <w:sz w:val="24"/>
          <w:szCs w:val="24"/>
        </w:rPr>
        <w:t>近年来，</w:t>
      </w:r>
      <w:r w:rsidRPr="00133F36">
        <w:rPr>
          <w:rFonts w:ascii="Times New Roman" w:hAnsi="Times New Roman" w:hint="eastAsia"/>
          <w:sz w:val="24"/>
          <w:szCs w:val="24"/>
        </w:rPr>
        <w:t>Node.js</w:t>
      </w:r>
      <w:r w:rsidRPr="00133F36">
        <w:rPr>
          <w:rFonts w:ascii="Times New Roman" w:hAnsi="Times New Roman" w:hint="eastAsia"/>
          <w:sz w:val="24"/>
          <w:szCs w:val="24"/>
        </w:rPr>
        <w:t>不断发展，已经成为了一个比较成熟的开发平台，吸引着大量的开发者。有许多大型网站也都开始选择</w:t>
      </w:r>
      <w:proofErr w:type="spellStart"/>
      <w:r w:rsidRPr="00133F36">
        <w:rPr>
          <w:rFonts w:ascii="Times New Roman" w:hAnsi="Times New Roman" w:hint="eastAsia"/>
          <w:sz w:val="24"/>
          <w:szCs w:val="24"/>
        </w:rPr>
        <w:t>Node.Js</w:t>
      </w:r>
      <w:proofErr w:type="spellEnd"/>
      <w:r w:rsidRPr="00133F36">
        <w:rPr>
          <w:rFonts w:ascii="Times New Roman" w:hAnsi="Times New Roman" w:hint="eastAsia"/>
          <w:sz w:val="24"/>
          <w:szCs w:val="24"/>
        </w:rPr>
        <w:t>用于开发。此外，开发人员还可以用它来开发一些快速移动的</w:t>
      </w:r>
      <w:r w:rsidRPr="00133F36">
        <w:rPr>
          <w:rFonts w:ascii="Times New Roman" w:hAnsi="Times New Roman" w:hint="eastAsia"/>
          <w:sz w:val="24"/>
          <w:szCs w:val="24"/>
        </w:rPr>
        <w:t>Web</w:t>
      </w:r>
      <w:r w:rsidRPr="00133F36">
        <w:rPr>
          <w:rFonts w:ascii="Times New Roman" w:hAnsi="Times New Roman" w:hint="eastAsia"/>
          <w:sz w:val="24"/>
          <w:szCs w:val="24"/>
        </w:rPr>
        <w:t>框架。</w:t>
      </w:r>
    </w:p>
    <w:p w14:paraId="3461B921" w14:textId="460C4ADC" w:rsidR="00FE4A81" w:rsidRDefault="00FE4A81" w:rsidP="00133F36">
      <w:pPr>
        <w:spacing w:line="360" w:lineRule="auto"/>
        <w:ind w:firstLine="420"/>
        <w:rPr>
          <w:rFonts w:ascii="Times New Roman" w:hAnsi="Times New Roman"/>
          <w:sz w:val="24"/>
          <w:szCs w:val="24"/>
        </w:rPr>
      </w:pPr>
      <w:r>
        <w:rPr>
          <w:rFonts w:ascii="Times New Roman" w:hAnsi="Times New Roman" w:hint="eastAsia"/>
          <w:sz w:val="24"/>
          <w:szCs w:val="24"/>
        </w:rPr>
        <w:t>下图是普通</w:t>
      </w:r>
      <w:r>
        <w:rPr>
          <w:rFonts w:ascii="Times New Roman" w:hAnsi="Times New Roman" w:hint="eastAsia"/>
          <w:sz w:val="24"/>
          <w:szCs w:val="24"/>
        </w:rPr>
        <w:t>Web</w:t>
      </w:r>
      <w:r>
        <w:rPr>
          <w:rFonts w:ascii="Times New Roman" w:hAnsi="Times New Roman" w:hint="eastAsia"/>
          <w:sz w:val="24"/>
          <w:szCs w:val="24"/>
        </w:rPr>
        <w:t>服务器与</w:t>
      </w:r>
      <w:r>
        <w:rPr>
          <w:rFonts w:ascii="Times New Roman" w:hAnsi="Times New Roman" w:hint="eastAsia"/>
          <w:sz w:val="24"/>
          <w:szCs w:val="24"/>
        </w:rPr>
        <w:t>Node</w:t>
      </w:r>
      <w:r>
        <w:rPr>
          <w:rFonts w:ascii="Times New Roman" w:hAnsi="Times New Roman" w:hint="eastAsia"/>
          <w:sz w:val="24"/>
          <w:szCs w:val="24"/>
        </w:rPr>
        <w:t>的工作方式区别。</w:t>
      </w:r>
    </w:p>
    <w:p w14:paraId="1FEB104F" w14:textId="6B56577E" w:rsidR="00133F36" w:rsidRDefault="00FE4A81" w:rsidP="00FE4A81">
      <w:pPr>
        <w:spacing w:line="360" w:lineRule="auto"/>
        <w:jc w:val="center"/>
        <w:rPr>
          <w:rFonts w:ascii="Times New Roman" w:hAnsi="Times New Roman"/>
          <w:sz w:val="24"/>
          <w:szCs w:val="24"/>
        </w:rPr>
      </w:pPr>
      <w:r>
        <w:rPr>
          <w:noProof/>
        </w:rPr>
        <w:drawing>
          <wp:inline distT="0" distB="0" distL="0" distR="0" wp14:anchorId="7781CFD3" wp14:editId="053F6802">
            <wp:extent cx="5274310" cy="13671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67155"/>
                    </a:xfrm>
                    <a:prstGeom prst="rect">
                      <a:avLst/>
                    </a:prstGeom>
                  </pic:spPr>
                </pic:pic>
              </a:graphicData>
            </a:graphic>
          </wp:inline>
        </w:drawing>
      </w:r>
    </w:p>
    <w:p w14:paraId="6A6761C6" w14:textId="04D914C4" w:rsidR="00FE4A81" w:rsidRPr="00FE4A81" w:rsidRDefault="00FE4A81" w:rsidP="00FE4A81">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2</w:t>
      </w:r>
      <w:r w:rsidRPr="00026773">
        <w:rPr>
          <w:rFonts w:ascii="Times New Roman" w:eastAsia="黑体" w:hAnsi="Times New Roman"/>
          <w:bCs/>
          <w:szCs w:val="24"/>
        </w:rPr>
        <w:t>.</w:t>
      </w:r>
      <w:r>
        <w:rPr>
          <w:rFonts w:ascii="Times New Roman" w:eastAsia="黑体" w:hAnsi="Times New Roman"/>
          <w:bCs/>
          <w:szCs w:val="24"/>
        </w:rPr>
        <w:t xml:space="preserve">1 </w:t>
      </w:r>
      <w:r>
        <w:rPr>
          <w:rFonts w:ascii="Times New Roman" w:eastAsia="黑体" w:hAnsi="Times New Roman" w:hint="eastAsia"/>
          <w:bCs/>
          <w:szCs w:val="24"/>
        </w:rPr>
        <w:t>普通服务器的工作方式</w:t>
      </w:r>
    </w:p>
    <w:p w14:paraId="62307224" w14:textId="2FC9417A" w:rsidR="00FE4A81" w:rsidRDefault="00FE4A81" w:rsidP="00FE4A81">
      <w:pPr>
        <w:spacing w:line="360" w:lineRule="auto"/>
        <w:jc w:val="center"/>
        <w:rPr>
          <w:rFonts w:ascii="Times New Roman" w:hAnsi="Times New Roman"/>
          <w:sz w:val="24"/>
          <w:szCs w:val="24"/>
        </w:rPr>
      </w:pPr>
      <w:r>
        <w:rPr>
          <w:noProof/>
        </w:rPr>
        <w:drawing>
          <wp:inline distT="0" distB="0" distL="0" distR="0" wp14:anchorId="2795DACB" wp14:editId="4CDA3CAB">
            <wp:extent cx="5274310" cy="1358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8900"/>
                    </a:xfrm>
                    <a:prstGeom prst="rect">
                      <a:avLst/>
                    </a:prstGeom>
                  </pic:spPr>
                </pic:pic>
              </a:graphicData>
            </a:graphic>
          </wp:inline>
        </w:drawing>
      </w:r>
    </w:p>
    <w:p w14:paraId="37694F59" w14:textId="5913FE84" w:rsidR="00FE4A81" w:rsidRPr="00FE4A81" w:rsidRDefault="00FE4A81" w:rsidP="00FE4A81">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2</w:t>
      </w:r>
      <w:r w:rsidRPr="00026773">
        <w:rPr>
          <w:rFonts w:ascii="Times New Roman" w:eastAsia="黑体" w:hAnsi="Times New Roman"/>
          <w:bCs/>
          <w:szCs w:val="24"/>
        </w:rPr>
        <w:t>.</w:t>
      </w:r>
      <w:r>
        <w:rPr>
          <w:rFonts w:ascii="Times New Roman" w:eastAsia="黑体" w:hAnsi="Times New Roman"/>
          <w:bCs/>
          <w:szCs w:val="24"/>
        </w:rPr>
        <w:t xml:space="preserve">2 </w:t>
      </w:r>
      <w:r>
        <w:rPr>
          <w:rFonts w:ascii="Times New Roman" w:eastAsia="黑体" w:hAnsi="Times New Roman" w:hint="eastAsia"/>
          <w:bCs/>
          <w:szCs w:val="24"/>
        </w:rPr>
        <w:t>Node</w:t>
      </w:r>
      <w:r>
        <w:rPr>
          <w:rFonts w:ascii="Times New Roman" w:eastAsia="黑体" w:hAnsi="Times New Roman" w:hint="eastAsia"/>
          <w:bCs/>
          <w:szCs w:val="24"/>
        </w:rPr>
        <w:t>的工作方式</w:t>
      </w:r>
    </w:p>
    <w:p w14:paraId="79845120" w14:textId="3A6FC60D" w:rsidR="00FE4A81" w:rsidRDefault="00FE4A81" w:rsidP="00FE4A81">
      <w:pPr>
        <w:spacing w:line="360" w:lineRule="auto"/>
        <w:outlineLvl w:val="1"/>
        <w:rPr>
          <w:rFonts w:ascii="Times New Roman" w:hAnsi="Times New Roman"/>
          <w:szCs w:val="24"/>
        </w:rPr>
      </w:pPr>
      <w:bookmarkStart w:id="23" w:name="_Toc72610877"/>
      <w:r>
        <w:rPr>
          <w:rFonts w:ascii="Times New Roman" w:hAnsi="Times New Roman"/>
          <w:b/>
          <w:sz w:val="28"/>
          <w:szCs w:val="28"/>
        </w:rPr>
        <w:t>2.3</w:t>
      </w:r>
      <w:r>
        <w:rPr>
          <w:rFonts w:ascii="Times New Roman" w:eastAsia="黑体" w:hAnsi="Times New Roman"/>
          <w:sz w:val="28"/>
          <w:szCs w:val="28"/>
        </w:rPr>
        <w:t xml:space="preserve"> </w:t>
      </w:r>
      <w:r>
        <w:rPr>
          <w:rFonts w:ascii="Times New Roman" w:eastAsia="黑体" w:hAnsi="Times New Roman" w:hint="eastAsia"/>
          <w:b/>
          <w:sz w:val="28"/>
          <w:szCs w:val="28"/>
        </w:rPr>
        <w:t>Express</w:t>
      </w:r>
      <w:r>
        <w:rPr>
          <w:rFonts w:ascii="Times New Roman" w:eastAsia="黑体" w:hAnsi="Times New Roman"/>
          <w:b/>
          <w:sz w:val="28"/>
          <w:szCs w:val="28"/>
        </w:rPr>
        <w:t>.</w:t>
      </w:r>
      <w:r>
        <w:rPr>
          <w:rFonts w:ascii="Times New Roman" w:eastAsia="黑体" w:hAnsi="Times New Roman" w:hint="eastAsia"/>
          <w:b/>
          <w:sz w:val="28"/>
          <w:szCs w:val="28"/>
        </w:rPr>
        <w:t>js</w:t>
      </w:r>
      <w:bookmarkEnd w:id="23"/>
    </w:p>
    <w:p w14:paraId="3A30322B" w14:textId="4961E0E9" w:rsidR="00DF26A5" w:rsidRDefault="00DF26A5" w:rsidP="00DF26A5">
      <w:pPr>
        <w:spacing w:line="360" w:lineRule="auto"/>
        <w:ind w:firstLine="420"/>
        <w:rPr>
          <w:rFonts w:ascii="宋体" w:hAnsi="宋体"/>
          <w:sz w:val="24"/>
          <w:szCs w:val="24"/>
        </w:rPr>
      </w:pPr>
      <w:r w:rsidRPr="00B64961">
        <w:rPr>
          <w:rFonts w:ascii="宋体" w:hAnsi="宋体" w:hint="eastAsia"/>
          <w:sz w:val="24"/>
          <w:szCs w:val="24"/>
        </w:rPr>
        <w:t>后台框架选用Express，它</w:t>
      </w:r>
      <w:r w:rsidRPr="00B64961">
        <w:rPr>
          <w:rFonts w:ascii="宋体" w:hAnsi="宋体"/>
          <w:sz w:val="24"/>
          <w:szCs w:val="24"/>
        </w:rPr>
        <w:t>是一个简洁而灵活的</w:t>
      </w:r>
      <w:r w:rsidRPr="00B64961">
        <w:rPr>
          <w:rFonts w:ascii="宋体" w:hAnsi="宋体" w:hint="eastAsia"/>
          <w:sz w:val="24"/>
          <w:szCs w:val="24"/>
        </w:rPr>
        <w:t>N</w:t>
      </w:r>
      <w:r w:rsidRPr="00B64961">
        <w:rPr>
          <w:rFonts w:ascii="宋体" w:hAnsi="宋体"/>
          <w:sz w:val="24"/>
          <w:szCs w:val="24"/>
        </w:rPr>
        <w:t xml:space="preserve">ode.js Web应用框架, </w:t>
      </w:r>
      <w:r w:rsidR="00526F68">
        <w:rPr>
          <w:rFonts w:ascii="宋体" w:hAnsi="宋体" w:hint="eastAsia"/>
          <w:sz w:val="24"/>
          <w:szCs w:val="24"/>
        </w:rPr>
        <w:t>它具有</w:t>
      </w:r>
      <w:r w:rsidRPr="00B64961">
        <w:rPr>
          <w:rFonts w:ascii="宋体" w:hAnsi="宋体"/>
          <w:sz w:val="24"/>
          <w:szCs w:val="24"/>
        </w:rPr>
        <w:t>一系列强大特性</w:t>
      </w:r>
      <w:r w:rsidR="00526F68">
        <w:rPr>
          <w:rFonts w:ascii="宋体" w:hAnsi="宋体" w:hint="eastAsia"/>
          <w:sz w:val="24"/>
          <w:szCs w:val="24"/>
        </w:rPr>
        <w:t>，基于此，用户可以</w:t>
      </w:r>
      <w:r w:rsidRPr="00B64961">
        <w:rPr>
          <w:rFonts w:ascii="宋体" w:hAnsi="宋体"/>
          <w:sz w:val="24"/>
          <w:szCs w:val="24"/>
        </w:rPr>
        <w:t>建各种Web应用</w:t>
      </w:r>
      <w:r>
        <w:rPr>
          <w:rFonts w:ascii="宋体" w:hAnsi="宋体" w:hint="eastAsia"/>
          <w:sz w:val="24"/>
          <w:szCs w:val="24"/>
        </w:rPr>
        <w:t>。Express有着</w:t>
      </w:r>
      <w:r w:rsidRPr="00B64961">
        <w:rPr>
          <w:rFonts w:ascii="宋体" w:hAnsi="宋体" w:hint="eastAsia"/>
          <w:sz w:val="24"/>
          <w:szCs w:val="24"/>
        </w:rPr>
        <w:t>丰富的</w:t>
      </w:r>
      <w:r w:rsidRPr="00B64961">
        <w:rPr>
          <w:rFonts w:ascii="宋体" w:hAnsi="宋体"/>
          <w:sz w:val="24"/>
          <w:szCs w:val="24"/>
        </w:rPr>
        <w:t>HTTP工具以及随取随用</w:t>
      </w:r>
      <w:r>
        <w:rPr>
          <w:rFonts w:ascii="宋体" w:hAnsi="宋体" w:hint="eastAsia"/>
          <w:sz w:val="24"/>
          <w:szCs w:val="24"/>
        </w:rPr>
        <w:t>的</w:t>
      </w:r>
      <w:r w:rsidRPr="00B64961">
        <w:rPr>
          <w:rFonts w:ascii="宋体" w:hAnsi="宋体"/>
          <w:sz w:val="24"/>
          <w:szCs w:val="24"/>
        </w:rPr>
        <w:t>来自Connect框架的中间件，</w:t>
      </w:r>
      <w:r>
        <w:rPr>
          <w:rFonts w:ascii="宋体" w:hAnsi="宋体" w:hint="eastAsia"/>
          <w:sz w:val="24"/>
          <w:szCs w:val="24"/>
        </w:rPr>
        <w:t>可以快速、简洁地创建强健、友好的API。</w:t>
      </w:r>
      <w:r w:rsidR="005D5142">
        <w:rPr>
          <w:rFonts w:ascii="宋体" w:hAnsi="宋体" w:hint="eastAsia"/>
          <w:sz w:val="24"/>
          <w:szCs w:val="24"/>
        </w:rPr>
        <w:t>另外</w:t>
      </w:r>
      <w:r>
        <w:rPr>
          <w:rFonts w:ascii="宋体" w:hAnsi="宋体" w:hint="eastAsia"/>
          <w:sz w:val="24"/>
          <w:szCs w:val="24"/>
        </w:rPr>
        <w:t>，</w:t>
      </w:r>
      <w:r w:rsidRPr="00B64961">
        <w:rPr>
          <w:rFonts w:ascii="宋体" w:hAnsi="宋体"/>
          <w:sz w:val="24"/>
          <w:szCs w:val="24"/>
        </w:rPr>
        <w:t>Express不对</w:t>
      </w:r>
      <w:r>
        <w:rPr>
          <w:rFonts w:ascii="宋体" w:hAnsi="宋体" w:hint="eastAsia"/>
          <w:sz w:val="24"/>
          <w:szCs w:val="24"/>
        </w:rPr>
        <w:t>N</w:t>
      </w:r>
      <w:r w:rsidRPr="00B64961">
        <w:rPr>
          <w:rFonts w:ascii="宋体" w:hAnsi="宋体"/>
          <w:sz w:val="24"/>
          <w:szCs w:val="24"/>
        </w:rPr>
        <w:t>ode.js</w:t>
      </w:r>
      <w:r w:rsidR="00526F68">
        <w:rPr>
          <w:rFonts w:ascii="宋体" w:hAnsi="宋体" w:hint="eastAsia"/>
          <w:sz w:val="24"/>
          <w:szCs w:val="24"/>
        </w:rPr>
        <w:t>现有</w:t>
      </w:r>
      <w:r w:rsidRPr="00B64961">
        <w:rPr>
          <w:rFonts w:ascii="宋体" w:hAnsi="宋体"/>
          <w:sz w:val="24"/>
          <w:szCs w:val="24"/>
        </w:rPr>
        <w:t>的特性进行二次抽象，只</w:t>
      </w:r>
      <w:r w:rsidRPr="00B64961">
        <w:rPr>
          <w:rFonts w:ascii="宋体" w:hAnsi="宋体"/>
          <w:sz w:val="24"/>
          <w:szCs w:val="24"/>
        </w:rPr>
        <w:lastRenderedPageBreak/>
        <w:t>是在</w:t>
      </w:r>
      <w:r w:rsidR="00526F68">
        <w:rPr>
          <w:rFonts w:ascii="宋体" w:hAnsi="宋体" w:hint="eastAsia"/>
          <w:sz w:val="24"/>
          <w:szCs w:val="24"/>
        </w:rPr>
        <w:t>开发过程中，对</w:t>
      </w:r>
      <w:r w:rsidRPr="00B64961">
        <w:rPr>
          <w:rFonts w:ascii="宋体" w:hAnsi="宋体"/>
          <w:sz w:val="24"/>
          <w:szCs w:val="24"/>
        </w:rPr>
        <w:t>Web应用所需的功能</w:t>
      </w:r>
      <w:r w:rsidR="00526F68">
        <w:rPr>
          <w:rFonts w:ascii="宋体" w:hAnsi="宋体" w:hint="eastAsia"/>
          <w:sz w:val="24"/>
          <w:szCs w:val="24"/>
        </w:rPr>
        <w:t>进行扩展</w:t>
      </w:r>
      <w:r>
        <w:rPr>
          <w:rFonts w:ascii="宋体" w:hAnsi="宋体" w:hint="eastAsia"/>
          <w:sz w:val="24"/>
          <w:szCs w:val="24"/>
        </w:rPr>
        <w:t>。</w:t>
      </w:r>
    </w:p>
    <w:p w14:paraId="66016E7D" w14:textId="5DBACA06" w:rsidR="00DF26A5" w:rsidRPr="00B64961" w:rsidRDefault="00DF26A5" w:rsidP="00DF26A5">
      <w:pPr>
        <w:spacing w:line="360" w:lineRule="auto"/>
        <w:ind w:firstLine="420"/>
        <w:rPr>
          <w:rFonts w:ascii="宋体" w:hAnsi="宋体"/>
          <w:sz w:val="24"/>
          <w:szCs w:val="24"/>
        </w:rPr>
      </w:pPr>
      <w:r>
        <w:rPr>
          <w:rFonts w:ascii="宋体" w:hAnsi="宋体" w:hint="eastAsia"/>
          <w:sz w:val="24"/>
          <w:szCs w:val="24"/>
        </w:rPr>
        <w:t>NodeJS上的</w:t>
      </w:r>
      <w:proofErr w:type="spellStart"/>
      <w:r>
        <w:rPr>
          <w:rFonts w:ascii="宋体" w:hAnsi="宋体" w:hint="eastAsia"/>
          <w:sz w:val="24"/>
          <w:szCs w:val="24"/>
        </w:rPr>
        <w:t>ExpressJS</w:t>
      </w:r>
      <w:proofErr w:type="spellEnd"/>
      <w:r>
        <w:rPr>
          <w:rFonts w:ascii="宋体" w:hAnsi="宋体" w:hint="eastAsia"/>
          <w:sz w:val="24"/>
          <w:szCs w:val="24"/>
        </w:rPr>
        <w:t>框架可以方便实现众多功能，新建Server配置，设置路由，中间件，错误处理，参数预处理，渲染，Partials，View查找，模板引擎合作等众多功能</w:t>
      </w:r>
      <w:r w:rsidR="00A55CF8">
        <w:rPr>
          <w:rStyle w:val="af6"/>
          <w:rFonts w:ascii="宋体" w:hAnsi="宋体"/>
          <w:sz w:val="24"/>
          <w:szCs w:val="24"/>
        </w:rPr>
        <w:t>[</w:t>
      </w:r>
      <w:r w:rsidR="00A55CF8">
        <w:rPr>
          <w:rStyle w:val="af6"/>
          <w:rFonts w:ascii="宋体" w:hAnsi="宋体"/>
          <w:sz w:val="24"/>
          <w:szCs w:val="24"/>
        </w:rPr>
        <w:endnoteReference w:id="7"/>
      </w:r>
      <w:r w:rsidR="00A55CF8">
        <w:rPr>
          <w:rStyle w:val="af6"/>
          <w:rFonts w:ascii="宋体" w:hAnsi="宋体"/>
          <w:sz w:val="24"/>
          <w:szCs w:val="24"/>
        </w:rPr>
        <w:t>]</w:t>
      </w:r>
      <w:r>
        <w:rPr>
          <w:rFonts w:ascii="宋体" w:hAnsi="宋体" w:hint="eastAsia"/>
          <w:sz w:val="24"/>
          <w:szCs w:val="24"/>
        </w:rPr>
        <w:t>。</w:t>
      </w:r>
    </w:p>
    <w:p w14:paraId="2CC50DB8" w14:textId="4DA2E20F" w:rsidR="00FA6276" w:rsidRDefault="00FA6276" w:rsidP="00FA6276">
      <w:pPr>
        <w:spacing w:line="360" w:lineRule="auto"/>
        <w:outlineLvl w:val="1"/>
        <w:rPr>
          <w:rFonts w:ascii="Times New Roman" w:hAnsi="Times New Roman"/>
          <w:szCs w:val="24"/>
        </w:rPr>
      </w:pPr>
      <w:bookmarkStart w:id="24" w:name="_Toc72610878"/>
      <w:r>
        <w:rPr>
          <w:rFonts w:ascii="Times New Roman" w:hAnsi="Times New Roman"/>
          <w:b/>
          <w:sz w:val="28"/>
          <w:szCs w:val="28"/>
        </w:rPr>
        <w:t>2.4</w:t>
      </w:r>
      <w:r>
        <w:rPr>
          <w:rFonts w:ascii="Times New Roman" w:eastAsia="黑体" w:hAnsi="Times New Roman"/>
          <w:sz w:val="28"/>
          <w:szCs w:val="28"/>
        </w:rPr>
        <w:t xml:space="preserve"> </w:t>
      </w:r>
      <w:r>
        <w:rPr>
          <w:rFonts w:ascii="Times New Roman" w:eastAsia="黑体" w:hAnsi="Times New Roman" w:hint="eastAsia"/>
          <w:b/>
          <w:sz w:val="28"/>
          <w:szCs w:val="28"/>
        </w:rPr>
        <w:t>MySQL</w:t>
      </w:r>
      <w:bookmarkEnd w:id="24"/>
    </w:p>
    <w:p w14:paraId="56E1B39F" w14:textId="71F9EB50" w:rsidR="00FE4A81" w:rsidRPr="00DF26A5" w:rsidRDefault="00FA6276" w:rsidP="00FE4A81">
      <w:pPr>
        <w:spacing w:line="360" w:lineRule="auto"/>
        <w:rPr>
          <w:rFonts w:ascii="Times New Roman" w:hAnsi="Times New Roman"/>
          <w:sz w:val="24"/>
          <w:szCs w:val="24"/>
        </w:rPr>
      </w:pPr>
      <w:r>
        <w:rPr>
          <w:rFonts w:ascii="Times New Roman" w:hAnsi="Times New Roman"/>
          <w:sz w:val="24"/>
          <w:szCs w:val="24"/>
        </w:rPr>
        <w:tab/>
      </w:r>
      <w:r w:rsidRPr="00FA6276">
        <w:rPr>
          <w:rFonts w:ascii="Times New Roman" w:hAnsi="Times New Roman" w:hint="eastAsia"/>
          <w:sz w:val="24"/>
          <w:szCs w:val="24"/>
        </w:rPr>
        <w:t>MySQL</w:t>
      </w:r>
      <w:r w:rsidRPr="00FA6276">
        <w:rPr>
          <w:rFonts w:ascii="Times New Roman" w:hAnsi="Times New Roman" w:hint="eastAsia"/>
          <w:sz w:val="24"/>
          <w:szCs w:val="24"/>
        </w:rPr>
        <w:t>是</w:t>
      </w:r>
      <w:r w:rsidR="00526F68">
        <w:rPr>
          <w:rFonts w:ascii="Times New Roman" w:hAnsi="Times New Roman" w:hint="eastAsia"/>
          <w:sz w:val="24"/>
          <w:szCs w:val="24"/>
        </w:rPr>
        <w:t>当下</w:t>
      </w:r>
      <w:r w:rsidRPr="00FA6276">
        <w:rPr>
          <w:rFonts w:ascii="Times New Roman" w:hAnsi="Times New Roman" w:hint="eastAsia"/>
          <w:sz w:val="24"/>
          <w:szCs w:val="24"/>
        </w:rPr>
        <w:t>最</w:t>
      </w:r>
      <w:r w:rsidR="00526F68">
        <w:rPr>
          <w:rFonts w:ascii="Times New Roman" w:hAnsi="Times New Roman" w:hint="eastAsia"/>
          <w:sz w:val="24"/>
          <w:szCs w:val="24"/>
        </w:rPr>
        <w:t>热门</w:t>
      </w:r>
      <w:r w:rsidRPr="00FA6276">
        <w:rPr>
          <w:rFonts w:ascii="Times New Roman" w:hAnsi="Times New Roman" w:hint="eastAsia"/>
          <w:sz w:val="24"/>
          <w:szCs w:val="24"/>
        </w:rPr>
        <w:t>的关系型数据库，在</w:t>
      </w:r>
      <w:r w:rsidRPr="00FA6276">
        <w:rPr>
          <w:rFonts w:ascii="Times New Roman" w:hAnsi="Times New Roman" w:hint="eastAsia"/>
          <w:sz w:val="24"/>
          <w:szCs w:val="24"/>
        </w:rPr>
        <w:t>WEB</w:t>
      </w:r>
      <w:r w:rsidRPr="00FA6276">
        <w:rPr>
          <w:rFonts w:ascii="Times New Roman" w:hAnsi="Times New Roman" w:hint="eastAsia"/>
          <w:sz w:val="24"/>
          <w:szCs w:val="24"/>
        </w:rPr>
        <w:t>应用方面</w:t>
      </w:r>
      <w:r w:rsidR="00526F68">
        <w:rPr>
          <w:rFonts w:ascii="Times New Roman" w:hAnsi="Times New Roman" w:hint="eastAsia"/>
          <w:sz w:val="24"/>
          <w:szCs w:val="24"/>
        </w:rPr>
        <w:t>有很多</w:t>
      </w:r>
      <w:r w:rsidR="00526F68" w:rsidRPr="00FA6276">
        <w:rPr>
          <w:rFonts w:ascii="Times New Roman" w:hAnsi="Times New Roman" w:hint="eastAsia"/>
          <w:sz w:val="24"/>
          <w:szCs w:val="24"/>
        </w:rPr>
        <w:t>RDBMS</w:t>
      </w:r>
      <w:r w:rsidR="00526F68">
        <w:rPr>
          <w:rFonts w:ascii="Times New Roman" w:hAnsi="Times New Roman" w:hint="eastAsia"/>
          <w:sz w:val="24"/>
          <w:szCs w:val="24"/>
        </w:rPr>
        <w:t>（</w:t>
      </w:r>
      <w:r w:rsidR="00526F68" w:rsidRPr="00FA6276">
        <w:rPr>
          <w:rFonts w:ascii="Times New Roman" w:hAnsi="Times New Roman" w:hint="eastAsia"/>
          <w:sz w:val="24"/>
          <w:szCs w:val="24"/>
        </w:rPr>
        <w:t>Relational Database Management System</w:t>
      </w:r>
      <w:r w:rsidR="00526F68" w:rsidRPr="00FA6276">
        <w:rPr>
          <w:rFonts w:ascii="Times New Roman" w:hAnsi="Times New Roman" w:hint="eastAsia"/>
          <w:sz w:val="24"/>
          <w:szCs w:val="24"/>
        </w:rPr>
        <w:t>：关系数据库管理系统</w:t>
      </w:r>
      <w:r w:rsidR="00526F68">
        <w:rPr>
          <w:rFonts w:ascii="Times New Roman" w:hAnsi="Times New Roman" w:hint="eastAsia"/>
          <w:sz w:val="24"/>
          <w:szCs w:val="24"/>
        </w:rPr>
        <w:t>）</w:t>
      </w:r>
      <w:r w:rsidR="00526F68" w:rsidRPr="00FA6276">
        <w:rPr>
          <w:rFonts w:ascii="Times New Roman" w:hAnsi="Times New Roman" w:hint="eastAsia"/>
          <w:sz w:val="24"/>
          <w:szCs w:val="24"/>
        </w:rPr>
        <w:t>应用软件</w:t>
      </w:r>
      <w:r w:rsidR="00526F68">
        <w:rPr>
          <w:rFonts w:ascii="Times New Roman" w:hAnsi="Times New Roman" w:hint="eastAsia"/>
          <w:sz w:val="24"/>
          <w:szCs w:val="24"/>
        </w:rPr>
        <w:t>，</w:t>
      </w:r>
      <w:r w:rsidRPr="00FA6276">
        <w:rPr>
          <w:rFonts w:ascii="Times New Roman" w:hAnsi="Times New Roman" w:hint="eastAsia"/>
          <w:sz w:val="24"/>
          <w:szCs w:val="24"/>
        </w:rPr>
        <w:t>MySQL</w:t>
      </w:r>
      <w:r w:rsidR="00526F68">
        <w:rPr>
          <w:rFonts w:ascii="Times New Roman" w:hAnsi="Times New Roman" w:hint="eastAsia"/>
          <w:sz w:val="24"/>
          <w:szCs w:val="24"/>
        </w:rPr>
        <w:t>便是其中之一</w:t>
      </w:r>
      <w:r w:rsidRPr="00FA6276">
        <w:rPr>
          <w:rFonts w:ascii="Times New Roman" w:hAnsi="Times New Roman" w:hint="eastAsia"/>
          <w:sz w:val="24"/>
          <w:szCs w:val="24"/>
        </w:rPr>
        <w:t>。</w:t>
      </w:r>
      <w:r w:rsidRPr="00FA6276">
        <w:rPr>
          <w:rFonts w:ascii="Times New Roman" w:hAnsi="Times New Roman" w:hint="eastAsia"/>
          <w:sz w:val="24"/>
          <w:szCs w:val="24"/>
        </w:rPr>
        <w:t>MySQL</w:t>
      </w:r>
      <w:r w:rsidRPr="00FA6276">
        <w:rPr>
          <w:rFonts w:ascii="Times New Roman" w:hAnsi="Times New Roman" w:hint="eastAsia"/>
          <w:sz w:val="24"/>
          <w:szCs w:val="24"/>
        </w:rPr>
        <w:t>是</w:t>
      </w:r>
      <w:r w:rsidR="00BF3E6F">
        <w:rPr>
          <w:rFonts w:ascii="Times New Roman" w:hAnsi="Times New Roman" w:hint="eastAsia"/>
          <w:sz w:val="24"/>
          <w:szCs w:val="24"/>
        </w:rPr>
        <w:t>由</w:t>
      </w:r>
      <w:r w:rsidRPr="00FA6276">
        <w:rPr>
          <w:rFonts w:ascii="Times New Roman" w:hAnsi="Times New Roman" w:hint="eastAsia"/>
          <w:sz w:val="24"/>
          <w:szCs w:val="24"/>
        </w:rPr>
        <w:t>瑞典</w:t>
      </w:r>
      <w:r w:rsidRPr="00FA6276">
        <w:rPr>
          <w:rFonts w:ascii="Times New Roman" w:hAnsi="Times New Roman" w:hint="eastAsia"/>
          <w:sz w:val="24"/>
          <w:szCs w:val="24"/>
        </w:rPr>
        <w:t>MySQL AB</w:t>
      </w:r>
      <w:r w:rsidRPr="00FA6276">
        <w:rPr>
          <w:rFonts w:ascii="Times New Roman" w:hAnsi="Times New Roman" w:hint="eastAsia"/>
          <w:sz w:val="24"/>
          <w:szCs w:val="24"/>
        </w:rPr>
        <w:t>公司</w:t>
      </w:r>
      <w:r w:rsidR="00BF3E6F">
        <w:rPr>
          <w:rFonts w:ascii="Times New Roman" w:hAnsi="Times New Roman" w:hint="eastAsia"/>
          <w:sz w:val="24"/>
          <w:szCs w:val="24"/>
        </w:rPr>
        <w:t>所</w:t>
      </w:r>
      <w:r w:rsidRPr="00FA6276">
        <w:rPr>
          <w:rFonts w:ascii="Times New Roman" w:hAnsi="Times New Roman" w:hint="eastAsia"/>
          <w:sz w:val="24"/>
          <w:szCs w:val="24"/>
        </w:rPr>
        <w:t>开发，目前</w:t>
      </w:r>
      <w:r w:rsidR="00BF3E6F">
        <w:rPr>
          <w:rFonts w:ascii="Times New Roman" w:hAnsi="Times New Roman" w:hint="eastAsia"/>
          <w:sz w:val="24"/>
          <w:szCs w:val="24"/>
        </w:rPr>
        <w:t>隶</w:t>
      </w:r>
      <w:r w:rsidRPr="00FA6276">
        <w:rPr>
          <w:rFonts w:ascii="Times New Roman" w:hAnsi="Times New Roman" w:hint="eastAsia"/>
          <w:sz w:val="24"/>
          <w:szCs w:val="24"/>
        </w:rPr>
        <w:t>属</w:t>
      </w:r>
      <w:r w:rsidRPr="00FA6276">
        <w:rPr>
          <w:rFonts w:ascii="Times New Roman" w:hAnsi="Times New Roman" w:hint="eastAsia"/>
          <w:sz w:val="24"/>
          <w:szCs w:val="24"/>
        </w:rPr>
        <w:t>Oracle</w:t>
      </w:r>
      <w:r w:rsidRPr="00FA6276">
        <w:rPr>
          <w:rFonts w:ascii="Times New Roman" w:hAnsi="Times New Roman" w:hint="eastAsia"/>
          <w:sz w:val="24"/>
          <w:szCs w:val="24"/>
        </w:rPr>
        <w:t>公司。</w:t>
      </w:r>
      <w:r w:rsidRPr="00FA6276">
        <w:rPr>
          <w:rFonts w:ascii="Times New Roman" w:hAnsi="Times New Roman" w:hint="eastAsia"/>
          <w:sz w:val="24"/>
          <w:szCs w:val="24"/>
        </w:rPr>
        <w:t>MySQL</w:t>
      </w:r>
      <w:r w:rsidRPr="00FA6276">
        <w:rPr>
          <w:rFonts w:ascii="Times New Roman" w:hAnsi="Times New Roman" w:hint="eastAsia"/>
          <w:sz w:val="24"/>
          <w:szCs w:val="24"/>
        </w:rPr>
        <w:t>不是将所有数据放在</w:t>
      </w:r>
      <w:r w:rsidR="00BF3E6F">
        <w:rPr>
          <w:rFonts w:ascii="Times New Roman" w:hAnsi="Times New Roman" w:hint="eastAsia"/>
          <w:sz w:val="24"/>
          <w:szCs w:val="24"/>
        </w:rPr>
        <w:t>同</w:t>
      </w:r>
      <w:r w:rsidRPr="00FA6276">
        <w:rPr>
          <w:rFonts w:ascii="Times New Roman" w:hAnsi="Times New Roman" w:hint="eastAsia"/>
          <w:sz w:val="24"/>
          <w:szCs w:val="24"/>
        </w:rPr>
        <w:t>一仓库内</w:t>
      </w:r>
      <w:r w:rsidR="00BF3E6F">
        <w:rPr>
          <w:rFonts w:ascii="Times New Roman" w:hAnsi="Times New Roman" w:hint="eastAsia"/>
          <w:sz w:val="24"/>
          <w:szCs w:val="24"/>
        </w:rPr>
        <w:t>，相反而是将</w:t>
      </w:r>
      <w:r w:rsidR="00BF3E6F" w:rsidRPr="00FA6276">
        <w:rPr>
          <w:rFonts w:ascii="Times New Roman" w:hAnsi="Times New Roman" w:hint="eastAsia"/>
          <w:sz w:val="24"/>
          <w:szCs w:val="24"/>
        </w:rPr>
        <w:t>数据保存在</w:t>
      </w:r>
      <w:r w:rsidR="00BF3E6F">
        <w:rPr>
          <w:rFonts w:ascii="Times New Roman" w:hAnsi="Times New Roman" w:hint="eastAsia"/>
          <w:sz w:val="24"/>
          <w:szCs w:val="24"/>
        </w:rPr>
        <w:t>不同</w:t>
      </w:r>
      <w:r w:rsidR="00BF3E6F" w:rsidRPr="00FA6276">
        <w:rPr>
          <w:rFonts w:ascii="Times New Roman" w:hAnsi="Times New Roman" w:hint="eastAsia"/>
          <w:sz w:val="24"/>
          <w:szCs w:val="24"/>
        </w:rPr>
        <w:t>的表中</w:t>
      </w:r>
      <w:r w:rsidRPr="00FA6276">
        <w:rPr>
          <w:rFonts w:ascii="Times New Roman" w:hAnsi="Times New Roman" w:hint="eastAsia"/>
          <w:sz w:val="24"/>
          <w:szCs w:val="24"/>
        </w:rPr>
        <w:t>，</w:t>
      </w:r>
      <w:r w:rsidR="00BF3E6F">
        <w:rPr>
          <w:rFonts w:ascii="Times New Roman" w:hAnsi="Times New Roman" w:hint="eastAsia"/>
          <w:sz w:val="24"/>
          <w:szCs w:val="24"/>
        </w:rPr>
        <w:t>使用这种存储方式，</w:t>
      </w:r>
      <w:r w:rsidR="00BF3E6F">
        <w:rPr>
          <w:rFonts w:ascii="Times New Roman" w:hAnsi="Times New Roman" w:hint="eastAsia"/>
          <w:sz w:val="24"/>
          <w:szCs w:val="24"/>
        </w:rPr>
        <w:t>MySQL</w:t>
      </w:r>
      <w:r w:rsidR="00BF3E6F">
        <w:rPr>
          <w:rFonts w:ascii="Times New Roman" w:hAnsi="Times New Roman" w:hint="eastAsia"/>
          <w:sz w:val="24"/>
          <w:szCs w:val="24"/>
        </w:rPr>
        <w:t>的速度和灵活性得以提升</w:t>
      </w:r>
      <w:r w:rsidRPr="00FA6276">
        <w:rPr>
          <w:rFonts w:ascii="Times New Roman" w:hAnsi="Times New Roman" w:hint="eastAsia"/>
          <w:sz w:val="24"/>
          <w:szCs w:val="24"/>
        </w:rPr>
        <w:t>。</w:t>
      </w:r>
    </w:p>
    <w:p w14:paraId="69082BC7" w14:textId="1117B627" w:rsidR="00FE4A81" w:rsidRDefault="00FA6276" w:rsidP="00FE4A81">
      <w:pPr>
        <w:spacing w:line="360" w:lineRule="auto"/>
        <w:rPr>
          <w:rFonts w:ascii="Times New Roman" w:hAnsi="Times New Roman"/>
          <w:sz w:val="24"/>
          <w:szCs w:val="24"/>
        </w:rPr>
      </w:pPr>
      <w:r>
        <w:rPr>
          <w:rFonts w:ascii="Times New Roman" w:hAnsi="Times New Roman"/>
          <w:sz w:val="24"/>
          <w:szCs w:val="24"/>
        </w:rPr>
        <w:tab/>
      </w:r>
      <w:r w:rsidRPr="00FA6276">
        <w:rPr>
          <w:rFonts w:ascii="Times New Roman" w:hAnsi="Times New Roman" w:hint="eastAsia"/>
          <w:sz w:val="24"/>
          <w:szCs w:val="24"/>
        </w:rPr>
        <w:t>MySQL</w:t>
      </w:r>
      <w:r w:rsidRPr="00FA6276">
        <w:rPr>
          <w:rFonts w:ascii="Times New Roman" w:hAnsi="Times New Roman" w:hint="eastAsia"/>
          <w:sz w:val="24"/>
          <w:szCs w:val="24"/>
        </w:rPr>
        <w:t>所谓的</w:t>
      </w:r>
      <w:r w:rsidRPr="00FA6276">
        <w:rPr>
          <w:rFonts w:ascii="Times New Roman" w:hAnsi="Times New Roman" w:hint="eastAsia"/>
          <w:sz w:val="24"/>
          <w:szCs w:val="24"/>
        </w:rPr>
        <w:t>"</w:t>
      </w:r>
      <w:r w:rsidRPr="00FA6276">
        <w:rPr>
          <w:rFonts w:ascii="Times New Roman" w:hAnsi="Times New Roman" w:hint="eastAsia"/>
          <w:sz w:val="24"/>
          <w:szCs w:val="24"/>
        </w:rPr>
        <w:t>关系型</w:t>
      </w:r>
      <w:r w:rsidRPr="00FA6276">
        <w:rPr>
          <w:rFonts w:ascii="Times New Roman" w:hAnsi="Times New Roman" w:hint="eastAsia"/>
          <w:sz w:val="24"/>
          <w:szCs w:val="24"/>
        </w:rPr>
        <w:t>"</w:t>
      </w:r>
      <w:r w:rsidRPr="00FA6276">
        <w:rPr>
          <w:rFonts w:ascii="Times New Roman" w:hAnsi="Times New Roman" w:hint="eastAsia"/>
          <w:sz w:val="24"/>
          <w:szCs w:val="24"/>
        </w:rPr>
        <w:t>可以理解为</w:t>
      </w:r>
      <w:r w:rsidRPr="00FA6276">
        <w:rPr>
          <w:rFonts w:ascii="Times New Roman" w:hAnsi="Times New Roman" w:hint="eastAsia"/>
          <w:sz w:val="24"/>
          <w:szCs w:val="24"/>
        </w:rPr>
        <w:t>"</w:t>
      </w:r>
      <w:r w:rsidRPr="00FA6276">
        <w:rPr>
          <w:rFonts w:ascii="Times New Roman" w:hAnsi="Times New Roman" w:hint="eastAsia"/>
          <w:sz w:val="24"/>
          <w:szCs w:val="24"/>
        </w:rPr>
        <w:t>表格</w:t>
      </w:r>
      <w:r w:rsidRPr="00FA6276">
        <w:rPr>
          <w:rFonts w:ascii="Times New Roman" w:hAnsi="Times New Roman" w:hint="eastAsia"/>
          <w:sz w:val="24"/>
          <w:szCs w:val="24"/>
        </w:rPr>
        <w:t>"</w:t>
      </w:r>
      <w:r w:rsidRPr="00FA6276">
        <w:rPr>
          <w:rFonts w:ascii="Times New Roman" w:hAnsi="Times New Roman" w:hint="eastAsia"/>
          <w:sz w:val="24"/>
          <w:szCs w:val="24"/>
        </w:rPr>
        <w:t>的概念</w:t>
      </w:r>
      <w:r w:rsidRPr="00FA6276">
        <w:rPr>
          <w:rFonts w:ascii="Times New Roman" w:hAnsi="Times New Roman" w:hint="eastAsia"/>
          <w:sz w:val="24"/>
          <w:szCs w:val="24"/>
        </w:rPr>
        <w:t xml:space="preserve">, </w:t>
      </w:r>
      <w:r w:rsidRPr="00FA6276">
        <w:rPr>
          <w:rFonts w:ascii="Times New Roman" w:hAnsi="Times New Roman" w:hint="eastAsia"/>
          <w:sz w:val="24"/>
          <w:szCs w:val="24"/>
        </w:rPr>
        <w:t>一个关系型数据库由一个或数个表格组成</w:t>
      </w:r>
      <w:r>
        <w:rPr>
          <w:rFonts w:ascii="Times New Roman" w:hAnsi="Times New Roman" w:hint="eastAsia"/>
          <w:sz w:val="24"/>
          <w:szCs w:val="24"/>
        </w:rPr>
        <w:t>，如下图所示：</w:t>
      </w:r>
    </w:p>
    <w:p w14:paraId="55B3A97E" w14:textId="1184C7E5" w:rsidR="00FA6276" w:rsidRDefault="00FA6276" w:rsidP="00FA6276">
      <w:pPr>
        <w:spacing w:line="360" w:lineRule="auto"/>
        <w:jc w:val="center"/>
        <w:rPr>
          <w:rFonts w:ascii="Times New Roman" w:hAnsi="Times New Roman"/>
          <w:sz w:val="24"/>
          <w:szCs w:val="24"/>
        </w:rPr>
      </w:pPr>
      <w:r>
        <w:rPr>
          <w:noProof/>
        </w:rPr>
        <w:drawing>
          <wp:inline distT="0" distB="0" distL="0" distR="0" wp14:anchorId="2EB1895E" wp14:editId="7BAFC6BE">
            <wp:extent cx="5274310" cy="22606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60600"/>
                    </a:xfrm>
                    <a:prstGeom prst="rect">
                      <a:avLst/>
                    </a:prstGeom>
                    <a:noFill/>
                    <a:ln>
                      <a:noFill/>
                    </a:ln>
                  </pic:spPr>
                </pic:pic>
              </a:graphicData>
            </a:graphic>
          </wp:inline>
        </w:drawing>
      </w:r>
    </w:p>
    <w:p w14:paraId="1C389DC2" w14:textId="4308D7F2" w:rsidR="00FA6276" w:rsidRPr="00FE4A81" w:rsidRDefault="00FA6276" w:rsidP="00FA6276">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2</w:t>
      </w:r>
      <w:r w:rsidRPr="00026773">
        <w:rPr>
          <w:rFonts w:ascii="Times New Roman" w:eastAsia="黑体" w:hAnsi="Times New Roman"/>
          <w:bCs/>
          <w:szCs w:val="24"/>
        </w:rPr>
        <w:t>.</w:t>
      </w:r>
      <w:r>
        <w:rPr>
          <w:rFonts w:ascii="Times New Roman" w:eastAsia="黑体" w:hAnsi="Times New Roman"/>
          <w:bCs/>
          <w:szCs w:val="24"/>
        </w:rPr>
        <w:t xml:space="preserve">3 </w:t>
      </w:r>
      <w:r>
        <w:rPr>
          <w:rFonts w:ascii="Times New Roman" w:eastAsia="黑体" w:hAnsi="Times New Roman" w:hint="eastAsia"/>
          <w:bCs/>
          <w:szCs w:val="24"/>
        </w:rPr>
        <w:t>MySQL</w:t>
      </w:r>
      <w:r>
        <w:rPr>
          <w:rFonts w:ascii="Times New Roman" w:eastAsia="黑体" w:hAnsi="Times New Roman" w:hint="eastAsia"/>
          <w:bCs/>
          <w:szCs w:val="24"/>
        </w:rPr>
        <w:t>表格中的定义</w:t>
      </w:r>
    </w:p>
    <w:p w14:paraId="2DF5586F" w14:textId="40EA811A" w:rsidR="00FA6276" w:rsidRDefault="00FA6276" w:rsidP="00FA6276">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下面是</w:t>
      </w:r>
      <w:r>
        <w:rPr>
          <w:rFonts w:ascii="Times New Roman" w:hAnsi="Times New Roman"/>
          <w:sz w:val="24"/>
          <w:szCs w:val="24"/>
        </w:rPr>
        <w:t>MySQL</w:t>
      </w:r>
      <w:r>
        <w:rPr>
          <w:rFonts w:ascii="Times New Roman" w:hAnsi="Times New Roman" w:hint="eastAsia"/>
          <w:sz w:val="24"/>
          <w:szCs w:val="24"/>
        </w:rPr>
        <w:t>所具有的特点：</w:t>
      </w:r>
    </w:p>
    <w:p w14:paraId="700CC313" w14:textId="58220819" w:rsidR="00FA6276" w:rsidRPr="00FA6276" w:rsidRDefault="005D5142" w:rsidP="00FA6276">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是开源的，目前隶属于</w:t>
      </w:r>
      <w:r w:rsidR="00FA6276" w:rsidRPr="00FA6276">
        <w:rPr>
          <w:rFonts w:ascii="Times New Roman" w:hAnsi="Times New Roman" w:hint="eastAsia"/>
          <w:sz w:val="24"/>
          <w:szCs w:val="24"/>
        </w:rPr>
        <w:t xml:space="preserve"> Oracle </w:t>
      </w:r>
      <w:r w:rsidR="00FA6276" w:rsidRPr="00FA6276">
        <w:rPr>
          <w:rFonts w:ascii="Times New Roman" w:hAnsi="Times New Roman" w:hint="eastAsia"/>
          <w:sz w:val="24"/>
          <w:szCs w:val="24"/>
        </w:rPr>
        <w:t>旗下产品。</w:t>
      </w:r>
    </w:p>
    <w:p w14:paraId="34A4A65D" w14:textId="34A48F64" w:rsidR="00FA6276" w:rsidRPr="00FA6276" w:rsidRDefault="005D5142" w:rsidP="00FA6276">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sidR="00BF3E6F">
        <w:rPr>
          <w:rFonts w:ascii="Times New Roman" w:hAnsi="Times New Roman" w:hint="eastAsia"/>
          <w:sz w:val="24"/>
          <w:szCs w:val="24"/>
        </w:rPr>
        <w:t>）</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支持大型的数据库</w:t>
      </w:r>
      <w:r w:rsidR="00BF3E6F">
        <w:rPr>
          <w:rFonts w:ascii="Times New Roman" w:hAnsi="Times New Roman" w:hint="eastAsia"/>
          <w:sz w:val="24"/>
          <w:szCs w:val="24"/>
        </w:rPr>
        <w:t>，</w:t>
      </w:r>
      <w:r w:rsidR="00FA6276" w:rsidRPr="00FA6276">
        <w:rPr>
          <w:rFonts w:ascii="Times New Roman" w:hAnsi="Times New Roman" w:hint="eastAsia"/>
          <w:sz w:val="24"/>
          <w:szCs w:val="24"/>
        </w:rPr>
        <w:t>可以处理拥有上千万条记录的大型数据库。</w:t>
      </w:r>
    </w:p>
    <w:p w14:paraId="2B8F1E5F" w14:textId="59A7F410" w:rsidR="00FA6276" w:rsidRPr="00FA6276" w:rsidRDefault="005D5142" w:rsidP="00FA6276">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hint="eastAsia"/>
          <w:sz w:val="24"/>
          <w:szCs w:val="24"/>
        </w:rPr>
        <w:t>）</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使用标准的</w:t>
      </w:r>
      <w:r w:rsidR="00FA6276" w:rsidRPr="00FA6276">
        <w:rPr>
          <w:rFonts w:ascii="Times New Roman" w:hAnsi="Times New Roman" w:hint="eastAsia"/>
          <w:sz w:val="24"/>
          <w:szCs w:val="24"/>
        </w:rPr>
        <w:t xml:space="preserve"> SQL </w:t>
      </w:r>
      <w:r w:rsidR="00FA6276" w:rsidRPr="00FA6276">
        <w:rPr>
          <w:rFonts w:ascii="Times New Roman" w:hAnsi="Times New Roman" w:hint="eastAsia"/>
          <w:sz w:val="24"/>
          <w:szCs w:val="24"/>
        </w:rPr>
        <w:t>数据语言形式。</w:t>
      </w:r>
    </w:p>
    <w:p w14:paraId="32C073A9" w14:textId="22A4D3FF" w:rsidR="00FA6276" w:rsidRPr="00FA6276" w:rsidRDefault="005D5142" w:rsidP="005D5142">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可以运行于多个系统上，并且支持多种语言。这些编程语言包括</w:t>
      </w:r>
      <w:r w:rsidR="00FA6276" w:rsidRPr="00FA6276">
        <w:rPr>
          <w:rFonts w:ascii="Times New Roman" w:hAnsi="Times New Roman" w:hint="eastAsia"/>
          <w:sz w:val="24"/>
          <w:szCs w:val="24"/>
        </w:rPr>
        <w:t xml:space="preserve"> C</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C++</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Python</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Java</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Perl</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PHP</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Eiffel</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 xml:space="preserve">Ruby </w:t>
      </w:r>
      <w:r w:rsidR="00FA6276" w:rsidRPr="00FA6276">
        <w:rPr>
          <w:rFonts w:ascii="Times New Roman" w:hAnsi="Times New Roman" w:hint="eastAsia"/>
          <w:sz w:val="24"/>
          <w:szCs w:val="24"/>
        </w:rPr>
        <w:t>和</w:t>
      </w:r>
      <w:r w:rsidR="00FA6276" w:rsidRPr="00FA6276">
        <w:rPr>
          <w:rFonts w:ascii="Times New Roman" w:hAnsi="Times New Roman" w:hint="eastAsia"/>
          <w:sz w:val="24"/>
          <w:szCs w:val="24"/>
        </w:rPr>
        <w:t xml:space="preserve"> </w:t>
      </w:r>
      <w:proofErr w:type="spellStart"/>
      <w:r w:rsidR="00FA6276" w:rsidRPr="00FA6276">
        <w:rPr>
          <w:rFonts w:ascii="Times New Roman" w:hAnsi="Times New Roman" w:hint="eastAsia"/>
          <w:sz w:val="24"/>
          <w:szCs w:val="24"/>
        </w:rPr>
        <w:t>Tcl</w:t>
      </w:r>
      <w:proofErr w:type="spellEnd"/>
      <w:r w:rsidR="00FA6276" w:rsidRPr="00FA6276">
        <w:rPr>
          <w:rFonts w:ascii="Times New Roman" w:hAnsi="Times New Roman" w:hint="eastAsia"/>
          <w:sz w:val="24"/>
          <w:szCs w:val="24"/>
        </w:rPr>
        <w:t xml:space="preserve"> </w:t>
      </w:r>
      <w:r w:rsidR="00FA6276" w:rsidRPr="00FA6276">
        <w:rPr>
          <w:rFonts w:ascii="Times New Roman" w:hAnsi="Times New Roman" w:hint="eastAsia"/>
          <w:sz w:val="24"/>
          <w:szCs w:val="24"/>
        </w:rPr>
        <w:t>等。</w:t>
      </w:r>
    </w:p>
    <w:p w14:paraId="1C21E3FA" w14:textId="6067DE90" w:rsidR="00FA6276" w:rsidRPr="00FA6276" w:rsidRDefault="005D5142" w:rsidP="00FA6276">
      <w:pPr>
        <w:spacing w:line="360"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5</w:t>
      </w:r>
      <w:r>
        <w:rPr>
          <w:rFonts w:ascii="Times New Roman" w:hAnsi="Times New Roman" w:hint="eastAsia"/>
          <w:sz w:val="24"/>
          <w:szCs w:val="24"/>
        </w:rPr>
        <w:t>）</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支持大型数据库，支持</w:t>
      </w:r>
      <w:r w:rsidR="00FA6276" w:rsidRPr="00FA6276">
        <w:rPr>
          <w:rFonts w:ascii="Times New Roman" w:hAnsi="Times New Roman" w:hint="eastAsia"/>
          <w:sz w:val="24"/>
          <w:szCs w:val="24"/>
        </w:rPr>
        <w:t xml:space="preserve"> 5000 </w:t>
      </w:r>
      <w:r w:rsidR="00FA6276" w:rsidRPr="00FA6276">
        <w:rPr>
          <w:rFonts w:ascii="Times New Roman" w:hAnsi="Times New Roman" w:hint="eastAsia"/>
          <w:sz w:val="24"/>
          <w:szCs w:val="24"/>
        </w:rPr>
        <w:t>万条记录的数据仓库，</w:t>
      </w:r>
      <w:r w:rsidR="00FA6276" w:rsidRPr="00FA6276">
        <w:rPr>
          <w:rFonts w:ascii="Times New Roman" w:hAnsi="Times New Roman" w:hint="eastAsia"/>
          <w:sz w:val="24"/>
          <w:szCs w:val="24"/>
        </w:rPr>
        <w:t xml:space="preserve">32 </w:t>
      </w:r>
      <w:r w:rsidR="00FA6276" w:rsidRPr="00FA6276">
        <w:rPr>
          <w:rFonts w:ascii="Times New Roman" w:hAnsi="Times New Roman" w:hint="eastAsia"/>
          <w:sz w:val="24"/>
          <w:szCs w:val="24"/>
        </w:rPr>
        <w:t>位系统表文件最大可支持</w:t>
      </w:r>
      <w:r w:rsidR="00FA6276" w:rsidRPr="00FA6276">
        <w:rPr>
          <w:rFonts w:ascii="Times New Roman" w:hAnsi="Times New Roman" w:hint="eastAsia"/>
          <w:sz w:val="24"/>
          <w:szCs w:val="24"/>
        </w:rPr>
        <w:t xml:space="preserve"> 4GB</w:t>
      </w:r>
      <w:r w:rsidR="00FA6276" w:rsidRPr="00FA6276">
        <w:rPr>
          <w:rFonts w:ascii="Times New Roman" w:hAnsi="Times New Roman" w:hint="eastAsia"/>
          <w:sz w:val="24"/>
          <w:szCs w:val="24"/>
        </w:rPr>
        <w:t>，</w:t>
      </w:r>
      <w:r w:rsidR="00FA6276" w:rsidRPr="00FA6276">
        <w:rPr>
          <w:rFonts w:ascii="Times New Roman" w:hAnsi="Times New Roman" w:hint="eastAsia"/>
          <w:sz w:val="24"/>
          <w:szCs w:val="24"/>
        </w:rPr>
        <w:t xml:space="preserve">64 </w:t>
      </w:r>
      <w:r w:rsidR="00FA6276" w:rsidRPr="00FA6276">
        <w:rPr>
          <w:rFonts w:ascii="Times New Roman" w:hAnsi="Times New Roman" w:hint="eastAsia"/>
          <w:sz w:val="24"/>
          <w:szCs w:val="24"/>
        </w:rPr>
        <w:t>位系统支持最大的表文件为</w:t>
      </w:r>
      <w:r w:rsidR="00FA6276" w:rsidRPr="00FA6276">
        <w:rPr>
          <w:rFonts w:ascii="Times New Roman" w:hAnsi="Times New Roman" w:hint="eastAsia"/>
          <w:sz w:val="24"/>
          <w:szCs w:val="24"/>
        </w:rPr>
        <w:t>8TB</w:t>
      </w:r>
      <w:r w:rsidR="00FA6276" w:rsidRPr="00FA6276">
        <w:rPr>
          <w:rFonts w:ascii="Times New Roman" w:hAnsi="Times New Roman" w:hint="eastAsia"/>
          <w:sz w:val="24"/>
          <w:szCs w:val="24"/>
        </w:rPr>
        <w:t>。</w:t>
      </w:r>
    </w:p>
    <w:p w14:paraId="51FC869B" w14:textId="393787BB" w:rsidR="00FA6276" w:rsidRDefault="005D5142" w:rsidP="00FA6276">
      <w:pPr>
        <w:spacing w:line="360" w:lineRule="auto"/>
        <w:ind w:firstLine="42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sz w:val="24"/>
          <w:szCs w:val="24"/>
        </w:rPr>
        <w:t>6</w:t>
      </w:r>
      <w:r>
        <w:rPr>
          <w:rFonts w:ascii="Times New Roman" w:hAnsi="Times New Roman" w:hint="eastAsia"/>
          <w:sz w:val="24"/>
          <w:szCs w:val="24"/>
        </w:rPr>
        <w:t>）</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是可以定制的，采用了</w:t>
      </w:r>
      <w:r w:rsidR="00FA6276" w:rsidRPr="00FA6276">
        <w:rPr>
          <w:rFonts w:ascii="Times New Roman" w:hAnsi="Times New Roman" w:hint="eastAsia"/>
          <w:sz w:val="24"/>
          <w:szCs w:val="24"/>
        </w:rPr>
        <w:t xml:space="preserve"> GPL </w:t>
      </w:r>
      <w:r w:rsidR="00FA6276" w:rsidRPr="00FA6276">
        <w:rPr>
          <w:rFonts w:ascii="Times New Roman" w:hAnsi="Times New Roman" w:hint="eastAsia"/>
          <w:sz w:val="24"/>
          <w:szCs w:val="24"/>
        </w:rPr>
        <w:t>协议，你可以修改源码来开发自己</w:t>
      </w:r>
      <w:r w:rsidR="00FA6276">
        <w:rPr>
          <w:rFonts w:ascii="Times New Roman" w:hAnsi="Times New Roman" w:hint="eastAsia"/>
          <w:sz w:val="24"/>
          <w:szCs w:val="24"/>
        </w:rPr>
        <w:t>的</w:t>
      </w:r>
      <w:r w:rsidR="00FA6276" w:rsidRPr="00FA6276">
        <w:rPr>
          <w:rFonts w:ascii="Times New Roman" w:hAnsi="Times New Roman" w:hint="eastAsia"/>
          <w:sz w:val="24"/>
          <w:szCs w:val="24"/>
        </w:rPr>
        <w:t xml:space="preserve">MySQL </w:t>
      </w:r>
      <w:r w:rsidR="00FA6276" w:rsidRPr="00FA6276">
        <w:rPr>
          <w:rFonts w:ascii="Times New Roman" w:hAnsi="Times New Roman" w:hint="eastAsia"/>
          <w:sz w:val="24"/>
          <w:szCs w:val="24"/>
        </w:rPr>
        <w:t>系统。</w:t>
      </w:r>
    </w:p>
    <w:p w14:paraId="4D1C9F6C" w14:textId="6184DAA1" w:rsidR="005D5142" w:rsidRDefault="005D5142" w:rsidP="005D5142">
      <w:pPr>
        <w:spacing w:line="360" w:lineRule="auto"/>
        <w:outlineLvl w:val="1"/>
        <w:rPr>
          <w:rFonts w:ascii="Times New Roman" w:hAnsi="Times New Roman"/>
          <w:szCs w:val="24"/>
        </w:rPr>
      </w:pPr>
      <w:bookmarkStart w:id="25" w:name="_Toc72610879"/>
      <w:r>
        <w:rPr>
          <w:rFonts w:ascii="Times New Roman" w:hAnsi="Times New Roman"/>
          <w:b/>
          <w:sz w:val="28"/>
          <w:szCs w:val="28"/>
        </w:rPr>
        <w:t>2.5</w:t>
      </w:r>
      <w:r>
        <w:rPr>
          <w:rFonts w:ascii="Times New Roman" w:eastAsia="黑体" w:hAnsi="Times New Roman"/>
          <w:sz w:val="28"/>
          <w:szCs w:val="28"/>
        </w:rPr>
        <w:t xml:space="preserve"> </w:t>
      </w:r>
      <w:r>
        <w:rPr>
          <w:rFonts w:ascii="Times New Roman" w:eastAsia="黑体" w:hAnsi="Times New Roman" w:hint="eastAsia"/>
          <w:b/>
          <w:sz w:val="28"/>
          <w:szCs w:val="28"/>
        </w:rPr>
        <w:t>Docker</w:t>
      </w:r>
      <w:bookmarkEnd w:id="25"/>
    </w:p>
    <w:p w14:paraId="225EE41B" w14:textId="4D2787E0" w:rsidR="005D5142" w:rsidRDefault="005D5142" w:rsidP="005D5142">
      <w:pPr>
        <w:spacing w:line="360" w:lineRule="auto"/>
        <w:rPr>
          <w:rFonts w:ascii="Times New Roman" w:hAnsi="Times New Roman"/>
          <w:sz w:val="24"/>
          <w:szCs w:val="24"/>
        </w:rPr>
      </w:pPr>
      <w:r>
        <w:rPr>
          <w:rFonts w:ascii="Times New Roman" w:hAnsi="Times New Roman"/>
          <w:sz w:val="24"/>
          <w:szCs w:val="24"/>
        </w:rPr>
        <w:tab/>
      </w:r>
      <w:r w:rsidRPr="005D5142">
        <w:rPr>
          <w:rFonts w:ascii="Times New Roman" w:hAnsi="Times New Roman" w:hint="eastAsia"/>
          <w:sz w:val="24"/>
          <w:szCs w:val="24"/>
        </w:rPr>
        <w:t>Docker</w:t>
      </w:r>
      <w:r w:rsidRPr="005D5142">
        <w:rPr>
          <w:rFonts w:ascii="Times New Roman" w:hAnsi="Times New Roman" w:hint="eastAsia"/>
          <w:sz w:val="24"/>
          <w:szCs w:val="24"/>
        </w:rPr>
        <w:t>是一个开源的应用容器引擎，基于</w:t>
      </w:r>
      <w:r w:rsidRPr="005D5142">
        <w:rPr>
          <w:rFonts w:ascii="Times New Roman" w:hAnsi="Times New Roman" w:hint="eastAsia"/>
          <w:sz w:val="24"/>
          <w:szCs w:val="24"/>
        </w:rPr>
        <w:t>Go</w:t>
      </w:r>
      <w:r w:rsidRPr="005D5142">
        <w:rPr>
          <w:rFonts w:ascii="Times New Roman" w:hAnsi="Times New Roman" w:hint="eastAsia"/>
          <w:sz w:val="24"/>
          <w:szCs w:val="24"/>
        </w:rPr>
        <w:t>语言</w:t>
      </w:r>
      <w:r w:rsidRPr="005D5142">
        <w:rPr>
          <w:rFonts w:ascii="Times New Roman" w:hAnsi="Times New Roman" w:hint="eastAsia"/>
          <w:sz w:val="24"/>
          <w:szCs w:val="24"/>
        </w:rPr>
        <w:t xml:space="preserve"> </w:t>
      </w:r>
      <w:r w:rsidRPr="005D5142">
        <w:rPr>
          <w:rFonts w:ascii="Times New Roman" w:hAnsi="Times New Roman" w:hint="eastAsia"/>
          <w:sz w:val="24"/>
          <w:szCs w:val="24"/>
        </w:rPr>
        <w:t>并遵从</w:t>
      </w:r>
      <w:r w:rsidRPr="005D5142">
        <w:rPr>
          <w:rFonts w:ascii="Times New Roman" w:hAnsi="Times New Roman" w:hint="eastAsia"/>
          <w:sz w:val="24"/>
          <w:szCs w:val="24"/>
        </w:rPr>
        <w:t>Apache2.0</w:t>
      </w:r>
      <w:r w:rsidRPr="005D5142">
        <w:rPr>
          <w:rFonts w:ascii="Times New Roman" w:hAnsi="Times New Roman" w:hint="eastAsia"/>
          <w:sz w:val="24"/>
          <w:szCs w:val="24"/>
        </w:rPr>
        <w:t>协议开源。</w:t>
      </w:r>
      <w:r w:rsidRPr="005D5142">
        <w:rPr>
          <w:rFonts w:ascii="Times New Roman" w:hAnsi="Times New Roman" w:hint="eastAsia"/>
          <w:sz w:val="24"/>
          <w:szCs w:val="24"/>
        </w:rPr>
        <w:t>Docker</w:t>
      </w:r>
      <w:r w:rsidRPr="005D5142">
        <w:rPr>
          <w:rFonts w:ascii="Times New Roman" w:hAnsi="Times New Roman" w:hint="eastAsia"/>
          <w:sz w:val="24"/>
          <w:szCs w:val="24"/>
        </w:rPr>
        <w:t>可以让开发者打包他们的应用以及依赖包到一个轻量级、可移植的容器中，然后发布到任何流行的</w:t>
      </w:r>
      <w:r w:rsidRPr="005D5142">
        <w:rPr>
          <w:rFonts w:ascii="Times New Roman" w:hAnsi="Times New Roman" w:hint="eastAsia"/>
          <w:sz w:val="24"/>
          <w:szCs w:val="24"/>
        </w:rPr>
        <w:t>Linux</w:t>
      </w:r>
      <w:r w:rsidRPr="005D5142">
        <w:rPr>
          <w:rFonts w:ascii="Times New Roman" w:hAnsi="Times New Roman" w:hint="eastAsia"/>
          <w:sz w:val="24"/>
          <w:szCs w:val="24"/>
        </w:rPr>
        <w:t>机器上，也可以实现虚拟化。容器是完全使用沙箱机制，相互之间不会有任何接口（类似</w:t>
      </w:r>
      <w:r w:rsidRPr="005D5142">
        <w:rPr>
          <w:rFonts w:ascii="Times New Roman" w:hAnsi="Times New Roman" w:hint="eastAsia"/>
          <w:sz w:val="24"/>
          <w:szCs w:val="24"/>
        </w:rPr>
        <w:t>iPhone</w:t>
      </w:r>
      <w:r w:rsidRPr="005D5142">
        <w:rPr>
          <w:rFonts w:ascii="Times New Roman" w:hAnsi="Times New Roman" w:hint="eastAsia"/>
          <w:sz w:val="24"/>
          <w:szCs w:val="24"/>
        </w:rPr>
        <w:t>的</w:t>
      </w:r>
      <w:r w:rsidRPr="005D5142">
        <w:rPr>
          <w:rFonts w:ascii="Times New Roman" w:hAnsi="Times New Roman" w:hint="eastAsia"/>
          <w:sz w:val="24"/>
          <w:szCs w:val="24"/>
        </w:rPr>
        <w:t>app</w:t>
      </w:r>
      <w:r w:rsidRPr="005D5142">
        <w:rPr>
          <w:rFonts w:ascii="Times New Roman" w:hAnsi="Times New Roman" w:hint="eastAsia"/>
          <w:sz w:val="24"/>
          <w:szCs w:val="24"/>
        </w:rPr>
        <w:t>）</w:t>
      </w:r>
      <w:r>
        <w:rPr>
          <w:rFonts w:ascii="Times New Roman" w:hAnsi="Times New Roman" w:hint="eastAsia"/>
          <w:sz w:val="24"/>
          <w:szCs w:val="24"/>
        </w:rPr>
        <w:t>，</w:t>
      </w:r>
      <w:r w:rsidRPr="005D5142">
        <w:rPr>
          <w:rFonts w:ascii="Times New Roman" w:hAnsi="Times New Roman" w:hint="eastAsia"/>
          <w:sz w:val="24"/>
          <w:szCs w:val="24"/>
        </w:rPr>
        <w:t>更重要的是容器性能开销极低</w:t>
      </w:r>
      <w:r>
        <w:rPr>
          <w:rFonts w:ascii="Times New Roman" w:hAnsi="Times New Roman" w:hint="eastAsia"/>
          <w:sz w:val="24"/>
          <w:szCs w:val="24"/>
        </w:rPr>
        <w:t>。</w:t>
      </w:r>
    </w:p>
    <w:p w14:paraId="00947432" w14:textId="401D2464" w:rsidR="005D5142" w:rsidRDefault="005D5142" w:rsidP="005D5142">
      <w:pPr>
        <w:spacing w:line="360" w:lineRule="auto"/>
        <w:rPr>
          <w:rFonts w:ascii="Times New Roman" w:hAnsi="Times New Roman"/>
          <w:sz w:val="24"/>
          <w:szCs w:val="24"/>
        </w:rPr>
      </w:pPr>
      <w:r>
        <w:rPr>
          <w:rFonts w:ascii="Times New Roman" w:hAnsi="Times New Roman"/>
          <w:sz w:val="24"/>
          <w:szCs w:val="24"/>
        </w:rPr>
        <w:tab/>
      </w:r>
      <w:r w:rsidRPr="005D5142">
        <w:rPr>
          <w:rFonts w:ascii="Times New Roman" w:hAnsi="Times New Roman" w:hint="eastAsia"/>
          <w:sz w:val="24"/>
          <w:szCs w:val="24"/>
        </w:rPr>
        <w:t>Docker</w:t>
      </w:r>
      <w:r w:rsidRPr="005D5142">
        <w:rPr>
          <w:rFonts w:ascii="Times New Roman" w:hAnsi="Times New Roman" w:hint="eastAsia"/>
          <w:sz w:val="24"/>
          <w:szCs w:val="24"/>
        </w:rPr>
        <w:t>是一个用于开发，交付和运行应用程序的开放平台。</w:t>
      </w:r>
      <w:r w:rsidRPr="005D5142">
        <w:rPr>
          <w:rFonts w:ascii="Times New Roman" w:hAnsi="Times New Roman" w:hint="eastAsia"/>
          <w:sz w:val="24"/>
          <w:szCs w:val="24"/>
        </w:rPr>
        <w:t>Docker</w:t>
      </w:r>
      <w:r w:rsidRPr="005D5142">
        <w:rPr>
          <w:rFonts w:ascii="Times New Roman" w:hAnsi="Times New Roman" w:hint="eastAsia"/>
          <w:sz w:val="24"/>
          <w:szCs w:val="24"/>
        </w:rPr>
        <w:t>能够将应用程序与基础架构分开，从而可以快速交付软件。借助</w:t>
      </w:r>
      <w:r w:rsidRPr="005D5142">
        <w:rPr>
          <w:rFonts w:ascii="Times New Roman" w:hAnsi="Times New Roman" w:hint="eastAsia"/>
          <w:sz w:val="24"/>
          <w:szCs w:val="24"/>
        </w:rPr>
        <w:t xml:space="preserve"> Docker</w:t>
      </w:r>
      <w:r w:rsidRPr="005D5142">
        <w:rPr>
          <w:rFonts w:ascii="Times New Roman" w:hAnsi="Times New Roman" w:hint="eastAsia"/>
          <w:sz w:val="24"/>
          <w:szCs w:val="24"/>
        </w:rPr>
        <w:t>，</w:t>
      </w:r>
      <w:r>
        <w:rPr>
          <w:rFonts w:ascii="Times New Roman" w:hAnsi="Times New Roman" w:hint="eastAsia"/>
          <w:sz w:val="24"/>
          <w:szCs w:val="24"/>
        </w:rPr>
        <w:t>开发中</w:t>
      </w:r>
      <w:r w:rsidRPr="005D5142">
        <w:rPr>
          <w:rFonts w:ascii="Times New Roman" w:hAnsi="Times New Roman" w:hint="eastAsia"/>
          <w:sz w:val="24"/>
          <w:szCs w:val="24"/>
        </w:rPr>
        <w:t>可以与管理应用程序相同的方式来管理基础架构。通过利用</w:t>
      </w:r>
      <w:r w:rsidRPr="005D5142">
        <w:rPr>
          <w:rFonts w:ascii="Times New Roman" w:hAnsi="Times New Roman" w:hint="eastAsia"/>
          <w:sz w:val="24"/>
          <w:szCs w:val="24"/>
        </w:rPr>
        <w:t xml:space="preserve"> Docker</w:t>
      </w:r>
      <w:r w:rsidRPr="005D5142">
        <w:rPr>
          <w:rFonts w:ascii="Times New Roman" w:hAnsi="Times New Roman" w:hint="eastAsia"/>
          <w:sz w:val="24"/>
          <w:szCs w:val="24"/>
        </w:rPr>
        <w:t>的方法来快速交付，测试和部署代码，可以大大减少编写代码和在生产环境中运行代码之间的延迟。</w:t>
      </w:r>
    </w:p>
    <w:p w14:paraId="16EE4012" w14:textId="66FD4CE5" w:rsidR="005D5142" w:rsidRDefault="005D5142" w:rsidP="005D5142">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Docker</w:t>
      </w:r>
      <w:r>
        <w:rPr>
          <w:rFonts w:ascii="Times New Roman" w:hAnsi="Times New Roman" w:hint="eastAsia"/>
          <w:sz w:val="24"/>
          <w:szCs w:val="24"/>
        </w:rPr>
        <w:t>具有下述优点：</w:t>
      </w:r>
    </w:p>
    <w:p w14:paraId="338A14B4" w14:textId="0E91754A" w:rsidR="005D5142" w:rsidRPr="005D5142" w:rsidRDefault="005D5142" w:rsidP="005D5142">
      <w:pPr>
        <w:spacing w:line="360" w:lineRule="auto"/>
        <w:rPr>
          <w:rFonts w:ascii="Times New Roman" w:hAnsi="Times New Roman"/>
          <w:sz w:val="24"/>
          <w:szCs w:val="24"/>
        </w:rPr>
      </w:pPr>
      <w:r w:rsidRPr="005D5142">
        <w:rPr>
          <w:rFonts w:ascii="Times New Roman" w:hAnsi="Times New Roman"/>
          <w:sz w:val="24"/>
          <w:szCs w:val="24"/>
        </w:rPr>
        <w:tab/>
      </w:r>
      <w:r w:rsidRPr="005D5142">
        <w:rPr>
          <w:rFonts w:ascii="Times New Roman" w:hAnsi="Times New Roman" w:hint="eastAsia"/>
          <w:sz w:val="24"/>
          <w:szCs w:val="24"/>
        </w:rPr>
        <w:t>（</w:t>
      </w:r>
      <w:r w:rsidRPr="005D5142">
        <w:rPr>
          <w:rFonts w:ascii="Times New Roman" w:hAnsi="Times New Roman" w:hint="eastAsia"/>
          <w:sz w:val="24"/>
          <w:szCs w:val="24"/>
        </w:rPr>
        <w:t>1</w:t>
      </w:r>
      <w:r w:rsidRPr="005D5142">
        <w:rPr>
          <w:rFonts w:ascii="Times New Roman" w:hAnsi="Times New Roman" w:hint="eastAsia"/>
          <w:sz w:val="24"/>
          <w:szCs w:val="24"/>
        </w:rPr>
        <w:t>）快速，一致地交付应用程序：</w:t>
      </w:r>
    </w:p>
    <w:p w14:paraId="1E7BCD40" w14:textId="587C4C5B" w:rsidR="005D5142" w:rsidRDefault="005D5142" w:rsidP="005D5142">
      <w:pPr>
        <w:spacing w:line="360" w:lineRule="auto"/>
        <w:ind w:firstLine="420"/>
        <w:rPr>
          <w:rFonts w:ascii="Times New Roman" w:hAnsi="Times New Roman"/>
          <w:sz w:val="24"/>
          <w:szCs w:val="24"/>
        </w:rPr>
      </w:pPr>
      <w:r w:rsidRPr="005D5142">
        <w:rPr>
          <w:rFonts w:ascii="Times New Roman" w:hAnsi="Times New Roman" w:hint="eastAsia"/>
          <w:sz w:val="24"/>
          <w:szCs w:val="24"/>
        </w:rPr>
        <w:t>Docker</w:t>
      </w:r>
      <w:r w:rsidRPr="005D5142">
        <w:rPr>
          <w:rFonts w:ascii="Times New Roman" w:hAnsi="Times New Roman" w:hint="eastAsia"/>
          <w:sz w:val="24"/>
          <w:szCs w:val="24"/>
        </w:rPr>
        <w:t>允许开发人员使用您提供的应用程序或服务的本地容器在标准化环境中工作，从而简化了开发的生命周期。</w:t>
      </w:r>
    </w:p>
    <w:p w14:paraId="6667355E" w14:textId="77777777" w:rsidR="005D5142" w:rsidRPr="005D5142" w:rsidRDefault="005D5142" w:rsidP="005D5142">
      <w:pPr>
        <w:spacing w:line="360" w:lineRule="auto"/>
        <w:rPr>
          <w:rFonts w:ascii="Times New Roman" w:hAnsi="Times New Roman"/>
          <w:sz w:val="24"/>
          <w:szCs w:val="24"/>
        </w:rPr>
      </w:pPr>
      <w:r w:rsidRPr="005D5142">
        <w:rPr>
          <w:rFonts w:ascii="Times New Roman" w:hAnsi="Times New Roman"/>
          <w:sz w:val="24"/>
          <w:szCs w:val="24"/>
        </w:rPr>
        <w:tab/>
      </w:r>
      <w:r w:rsidRPr="005D5142">
        <w:rPr>
          <w:rFonts w:ascii="Times New Roman" w:hAnsi="Times New Roman" w:hint="eastAsia"/>
          <w:sz w:val="24"/>
          <w:szCs w:val="24"/>
        </w:rPr>
        <w:t>（</w:t>
      </w:r>
      <w:r w:rsidRPr="005D5142">
        <w:rPr>
          <w:rFonts w:ascii="Times New Roman" w:hAnsi="Times New Roman" w:hint="eastAsia"/>
          <w:sz w:val="24"/>
          <w:szCs w:val="24"/>
        </w:rPr>
        <w:t>2</w:t>
      </w:r>
      <w:r w:rsidRPr="005D5142">
        <w:rPr>
          <w:rFonts w:ascii="Times New Roman" w:hAnsi="Times New Roman" w:hint="eastAsia"/>
          <w:sz w:val="24"/>
          <w:szCs w:val="24"/>
        </w:rPr>
        <w:t>）响应</w:t>
      </w:r>
      <w:proofErr w:type="gramStart"/>
      <w:r w:rsidRPr="005D5142">
        <w:rPr>
          <w:rFonts w:ascii="Times New Roman" w:hAnsi="Times New Roman" w:hint="eastAsia"/>
          <w:sz w:val="24"/>
          <w:szCs w:val="24"/>
        </w:rPr>
        <w:t>式部署</w:t>
      </w:r>
      <w:proofErr w:type="gramEnd"/>
      <w:r w:rsidRPr="005D5142">
        <w:rPr>
          <w:rFonts w:ascii="Times New Roman" w:hAnsi="Times New Roman" w:hint="eastAsia"/>
          <w:sz w:val="24"/>
          <w:szCs w:val="24"/>
        </w:rPr>
        <w:t>和扩展：</w:t>
      </w:r>
    </w:p>
    <w:p w14:paraId="33057EF0" w14:textId="69A3B88F" w:rsidR="005D5142" w:rsidRDefault="005D5142" w:rsidP="005D5142">
      <w:pPr>
        <w:spacing w:line="360" w:lineRule="auto"/>
        <w:ind w:firstLine="420"/>
        <w:rPr>
          <w:rFonts w:ascii="Times New Roman" w:hAnsi="Times New Roman"/>
          <w:sz w:val="24"/>
          <w:szCs w:val="24"/>
        </w:rPr>
      </w:pPr>
      <w:r w:rsidRPr="005D5142">
        <w:rPr>
          <w:rFonts w:ascii="Times New Roman" w:hAnsi="Times New Roman" w:hint="eastAsia"/>
          <w:sz w:val="24"/>
          <w:szCs w:val="24"/>
        </w:rPr>
        <w:t>Docker</w:t>
      </w:r>
      <w:r w:rsidRPr="005D5142">
        <w:rPr>
          <w:rFonts w:ascii="Times New Roman" w:hAnsi="Times New Roman" w:hint="eastAsia"/>
          <w:sz w:val="24"/>
          <w:szCs w:val="24"/>
        </w:rPr>
        <w:t>是基于容器的平台，允许高度可移植的工作负载。</w:t>
      </w:r>
      <w:r w:rsidRPr="005D5142">
        <w:rPr>
          <w:rFonts w:ascii="Times New Roman" w:hAnsi="Times New Roman" w:hint="eastAsia"/>
          <w:sz w:val="24"/>
          <w:szCs w:val="24"/>
        </w:rPr>
        <w:t>Docker</w:t>
      </w:r>
      <w:r w:rsidRPr="005D5142">
        <w:rPr>
          <w:rFonts w:ascii="Times New Roman" w:hAnsi="Times New Roman" w:hint="eastAsia"/>
          <w:sz w:val="24"/>
          <w:szCs w:val="24"/>
        </w:rPr>
        <w:t>容器可以在开发人员的本机上，数据中心的物理或虚拟机上，</w:t>
      </w:r>
      <w:proofErr w:type="gramStart"/>
      <w:r w:rsidRPr="005D5142">
        <w:rPr>
          <w:rFonts w:ascii="Times New Roman" w:hAnsi="Times New Roman" w:hint="eastAsia"/>
          <w:sz w:val="24"/>
          <w:szCs w:val="24"/>
        </w:rPr>
        <w:t>云服务</w:t>
      </w:r>
      <w:proofErr w:type="gramEnd"/>
      <w:r w:rsidRPr="005D5142">
        <w:rPr>
          <w:rFonts w:ascii="Times New Roman" w:hAnsi="Times New Roman" w:hint="eastAsia"/>
          <w:sz w:val="24"/>
          <w:szCs w:val="24"/>
        </w:rPr>
        <w:t>上或混合环境中运行。</w:t>
      </w:r>
    </w:p>
    <w:p w14:paraId="0B7290FC" w14:textId="763D2AA6" w:rsidR="005D5142" w:rsidRDefault="005D5142" w:rsidP="005D5142">
      <w:pPr>
        <w:spacing w:line="360" w:lineRule="auto"/>
        <w:ind w:firstLine="420"/>
        <w:rPr>
          <w:rFonts w:ascii="Times New Roman" w:hAnsi="Times New Roman"/>
          <w:sz w:val="24"/>
          <w:szCs w:val="24"/>
        </w:rPr>
      </w:pPr>
      <w:r w:rsidRPr="005D5142">
        <w:rPr>
          <w:rFonts w:ascii="Times New Roman" w:hAnsi="Times New Roman" w:hint="eastAsia"/>
          <w:sz w:val="24"/>
          <w:szCs w:val="24"/>
        </w:rPr>
        <w:t>Docker</w:t>
      </w:r>
      <w:r w:rsidRPr="005D5142">
        <w:rPr>
          <w:rFonts w:ascii="Times New Roman" w:hAnsi="Times New Roman" w:hint="eastAsia"/>
          <w:sz w:val="24"/>
          <w:szCs w:val="24"/>
        </w:rPr>
        <w:t>的可移植性和轻量级的特性，还可以使您轻松地完成动态管理的工作负担，并根据业务需求指示，实时扩展或拆除应用程序和服务。</w:t>
      </w:r>
    </w:p>
    <w:p w14:paraId="23E945E5" w14:textId="68CB8914" w:rsidR="005D5142" w:rsidRPr="005D5142" w:rsidRDefault="005D5142" w:rsidP="005D5142">
      <w:pPr>
        <w:spacing w:line="360" w:lineRule="auto"/>
        <w:rPr>
          <w:rFonts w:ascii="Times New Roman" w:hAnsi="Times New Roman"/>
          <w:sz w:val="24"/>
          <w:szCs w:val="24"/>
        </w:rPr>
      </w:pPr>
      <w:r w:rsidRPr="005D5142">
        <w:rPr>
          <w:rFonts w:ascii="Times New Roman" w:hAnsi="Times New Roman"/>
          <w:sz w:val="24"/>
          <w:szCs w:val="24"/>
        </w:rPr>
        <w:tab/>
      </w:r>
      <w:r w:rsidRPr="005D5142">
        <w:rPr>
          <w:rFonts w:ascii="Times New Roman" w:hAnsi="Times New Roman" w:hint="eastAsia"/>
          <w:sz w:val="24"/>
          <w:szCs w:val="24"/>
        </w:rPr>
        <w:t>（</w:t>
      </w:r>
      <w:r w:rsidRPr="005D5142">
        <w:rPr>
          <w:rFonts w:ascii="Times New Roman" w:hAnsi="Times New Roman" w:hint="eastAsia"/>
          <w:sz w:val="24"/>
          <w:szCs w:val="24"/>
        </w:rPr>
        <w:t>3</w:t>
      </w:r>
      <w:r w:rsidRPr="005D5142">
        <w:rPr>
          <w:rFonts w:ascii="Times New Roman" w:hAnsi="Times New Roman" w:hint="eastAsia"/>
          <w:sz w:val="24"/>
          <w:szCs w:val="24"/>
        </w:rPr>
        <w:t>）在同一硬件上运行更多工作负载</w:t>
      </w:r>
    </w:p>
    <w:p w14:paraId="6356A871" w14:textId="6070A301" w:rsidR="005D5142" w:rsidRDefault="005D5142" w:rsidP="005D5142">
      <w:pPr>
        <w:spacing w:line="360" w:lineRule="auto"/>
        <w:rPr>
          <w:rFonts w:ascii="Times New Roman" w:hAnsi="Times New Roman"/>
          <w:sz w:val="24"/>
          <w:szCs w:val="24"/>
        </w:rPr>
      </w:pPr>
      <w:r>
        <w:rPr>
          <w:rFonts w:ascii="Times New Roman" w:hAnsi="Times New Roman"/>
          <w:sz w:val="24"/>
          <w:szCs w:val="24"/>
        </w:rPr>
        <w:tab/>
      </w:r>
      <w:r w:rsidRPr="005D5142">
        <w:rPr>
          <w:rFonts w:ascii="Times New Roman" w:hAnsi="Times New Roman" w:hint="eastAsia"/>
          <w:sz w:val="24"/>
          <w:szCs w:val="24"/>
        </w:rPr>
        <w:t>Docker</w:t>
      </w:r>
      <w:r w:rsidRPr="005D5142">
        <w:rPr>
          <w:rFonts w:ascii="Times New Roman" w:hAnsi="Times New Roman" w:hint="eastAsia"/>
          <w:sz w:val="24"/>
          <w:szCs w:val="24"/>
        </w:rPr>
        <w:t>轻巧快速。它为基于虚拟机管理程序的虚拟机提供了可行、经济、高效的替代方案，因此可以利用更多的计算能力来实现业务目标。</w:t>
      </w:r>
      <w:r w:rsidRPr="005D5142">
        <w:rPr>
          <w:rFonts w:ascii="Times New Roman" w:hAnsi="Times New Roman" w:hint="eastAsia"/>
          <w:sz w:val="24"/>
          <w:szCs w:val="24"/>
        </w:rPr>
        <w:t>Docker</w:t>
      </w:r>
      <w:r w:rsidRPr="005D5142">
        <w:rPr>
          <w:rFonts w:ascii="Times New Roman" w:hAnsi="Times New Roman" w:hint="eastAsia"/>
          <w:sz w:val="24"/>
          <w:szCs w:val="24"/>
        </w:rPr>
        <w:t>非常适合于高密度环境以及中小型部署，</w:t>
      </w:r>
      <w:r>
        <w:rPr>
          <w:rFonts w:ascii="Times New Roman" w:hAnsi="Times New Roman" w:hint="eastAsia"/>
          <w:sz w:val="24"/>
          <w:szCs w:val="24"/>
        </w:rPr>
        <w:t>从而</w:t>
      </w:r>
      <w:r w:rsidRPr="005D5142">
        <w:rPr>
          <w:rFonts w:ascii="Times New Roman" w:hAnsi="Times New Roman" w:hint="eastAsia"/>
          <w:sz w:val="24"/>
          <w:szCs w:val="24"/>
        </w:rPr>
        <w:t>可以用更少的资源做更多的事情。</w:t>
      </w:r>
    </w:p>
    <w:p w14:paraId="576E76F5" w14:textId="19818B58" w:rsidR="00143545" w:rsidRDefault="00143545" w:rsidP="00143545">
      <w:pPr>
        <w:spacing w:line="360" w:lineRule="auto"/>
        <w:outlineLvl w:val="1"/>
        <w:rPr>
          <w:rFonts w:ascii="Times New Roman" w:hAnsi="Times New Roman"/>
          <w:szCs w:val="24"/>
        </w:rPr>
      </w:pPr>
      <w:bookmarkStart w:id="26" w:name="_Toc72610880"/>
      <w:r>
        <w:rPr>
          <w:rFonts w:ascii="Times New Roman" w:hAnsi="Times New Roman"/>
          <w:b/>
          <w:sz w:val="28"/>
          <w:szCs w:val="28"/>
        </w:rPr>
        <w:t>2.</w:t>
      </w:r>
      <w:r w:rsidR="004D1E81">
        <w:rPr>
          <w:rFonts w:ascii="Times New Roman" w:hAnsi="Times New Roman"/>
          <w:b/>
          <w:sz w:val="28"/>
          <w:szCs w:val="28"/>
        </w:rPr>
        <w:t>6</w:t>
      </w:r>
      <w:r>
        <w:rPr>
          <w:rFonts w:ascii="Times New Roman" w:eastAsia="黑体" w:hAnsi="Times New Roman"/>
          <w:sz w:val="28"/>
          <w:szCs w:val="28"/>
        </w:rPr>
        <w:t xml:space="preserve"> </w:t>
      </w:r>
      <w:r>
        <w:rPr>
          <w:rFonts w:ascii="Times New Roman" w:eastAsia="黑体" w:hAnsi="Times New Roman" w:hint="eastAsia"/>
          <w:b/>
          <w:sz w:val="28"/>
          <w:szCs w:val="28"/>
        </w:rPr>
        <w:t>MVVM</w:t>
      </w:r>
      <w:r>
        <w:rPr>
          <w:rFonts w:ascii="Times New Roman" w:eastAsia="黑体" w:hAnsi="Times New Roman" w:hint="eastAsia"/>
          <w:b/>
          <w:sz w:val="28"/>
          <w:szCs w:val="28"/>
        </w:rPr>
        <w:t>设计模式</w:t>
      </w:r>
      <w:bookmarkEnd w:id="26"/>
    </w:p>
    <w:p w14:paraId="5C2A442A" w14:textId="6CD40302" w:rsidR="00143545" w:rsidRDefault="00143545" w:rsidP="005D5142">
      <w:pPr>
        <w:spacing w:line="360" w:lineRule="auto"/>
        <w:rPr>
          <w:rFonts w:ascii="Times New Roman" w:hAnsi="Times New Roman"/>
          <w:sz w:val="24"/>
          <w:szCs w:val="24"/>
        </w:rPr>
      </w:pPr>
      <w:r>
        <w:rPr>
          <w:rFonts w:ascii="Times New Roman" w:hAnsi="Times New Roman"/>
          <w:sz w:val="24"/>
          <w:szCs w:val="24"/>
        </w:rPr>
        <w:tab/>
      </w:r>
      <w:r w:rsidRPr="00143545">
        <w:rPr>
          <w:rFonts w:ascii="Times New Roman" w:hAnsi="Times New Roman" w:hint="eastAsia"/>
          <w:sz w:val="24"/>
          <w:szCs w:val="24"/>
        </w:rPr>
        <w:t>随着前端页面越来越复杂，用户对于交互性要求也越来越高，在开发中</w:t>
      </w:r>
      <w:r w:rsidRPr="00143545">
        <w:rPr>
          <w:rFonts w:ascii="Times New Roman" w:hAnsi="Times New Roman" w:hint="eastAsia"/>
          <w:sz w:val="24"/>
          <w:szCs w:val="24"/>
        </w:rPr>
        <w:t>jQuery</w:t>
      </w:r>
      <w:r w:rsidRPr="00143545">
        <w:rPr>
          <w:rFonts w:ascii="Times New Roman" w:hAnsi="Times New Roman" w:hint="eastAsia"/>
          <w:sz w:val="24"/>
          <w:szCs w:val="24"/>
        </w:rPr>
        <w:t>已经不能满足正常需求。</w:t>
      </w:r>
      <w:r w:rsidRPr="00143545">
        <w:rPr>
          <w:rFonts w:ascii="Times New Roman" w:hAnsi="Times New Roman" w:hint="eastAsia"/>
          <w:sz w:val="24"/>
          <w:szCs w:val="24"/>
        </w:rPr>
        <w:t>MVVM</w:t>
      </w:r>
      <w:r w:rsidRPr="00143545">
        <w:rPr>
          <w:rFonts w:ascii="Times New Roman" w:hAnsi="Times New Roman" w:hint="eastAsia"/>
          <w:sz w:val="24"/>
          <w:szCs w:val="24"/>
        </w:rPr>
        <w:t>模型应运而生。</w:t>
      </w:r>
      <w:r w:rsidRPr="00143545">
        <w:rPr>
          <w:rFonts w:ascii="Times New Roman" w:hAnsi="Times New Roman" w:hint="eastAsia"/>
          <w:sz w:val="24"/>
          <w:szCs w:val="24"/>
        </w:rPr>
        <w:t>MVVM</w:t>
      </w:r>
      <w:r w:rsidRPr="00143545">
        <w:rPr>
          <w:rFonts w:ascii="Times New Roman" w:hAnsi="Times New Roman" w:hint="eastAsia"/>
          <w:sz w:val="24"/>
          <w:szCs w:val="24"/>
        </w:rPr>
        <w:t>最早由微软提出</w:t>
      </w:r>
      <w:r w:rsidRPr="00143545">
        <w:rPr>
          <w:rFonts w:ascii="Times New Roman" w:hAnsi="Times New Roman" w:hint="eastAsia"/>
          <w:sz w:val="24"/>
          <w:szCs w:val="24"/>
        </w:rPr>
        <w:lastRenderedPageBreak/>
        <w:t>来，它借鉴了桌面应用程序的</w:t>
      </w:r>
      <w:r w:rsidRPr="00143545">
        <w:rPr>
          <w:rFonts w:ascii="Times New Roman" w:hAnsi="Times New Roman" w:hint="eastAsia"/>
          <w:sz w:val="24"/>
          <w:szCs w:val="24"/>
        </w:rPr>
        <w:t>MVC</w:t>
      </w:r>
      <w:r w:rsidRPr="00143545">
        <w:rPr>
          <w:rFonts w:ascii="Times New Roman" w:hAnsi="Times New Roman" w:hint="eastAsia"/>
          <w:sz w:val="24"/>
          <w:szCs w:val="24"/>
        </w:rPr>
        <w:t>思想，在前端页面中，把</w:t>
      </w:r>
      <w:r w:rsidRPr="00143545">
        <w:rPr>
          <w:rFonts w:ascii="Times New Roman" w:hAnsi="Times New Roman" w:hint="eastAsia"/>
          <w:sz w:val="24"/>
          <w:szCs w:val="24"/>
        </w:rPr>
        <w:t>Model</w:t>
      </w:r>
      <w:r w:rsidRPr="00143545">
        <w:rPr>
          <w:rFonts w:ascii="Times New Roman" w:hAnsi="Times New Roman" w:hint="eastAsia"/>
          <w:sz w:val="24"/>
          <w:szCs w:val="24"/>
        </w:rPr>
        <w:t>用纯</w:t>
      </w:r>
      <w:r w:rsidRPr="00143545">
        <w:rPr>
          <w:rFonts w:ascii="Times New Roman" w:hAnsi="Times New Roman" w:hint="eastAsia"/>
          <w:sz w:val="24"/>
          <w:szCs w:val="24"/>
        </w:rPr>
        <w:t>JavaScript</w:t>
      </w:r>
      <w:r w:rsidRPr="00143545">
        <w:rPr>
          <w:rFonts w:ascii="Times New Roman" w:hAnsi="Times New Roman" w:hint="eastAsia"/>
          <w:sz w:val="24"/>
          <w:szCs w:val="24"/>
        </w:rPr>
        <w:t>对象表示，</w:t>
      </w:r>
      <w:r w:rsidRPr="00143545">
        <w:rPr>
          <w:rFonts w:ascii="Times New Roman" w:hAnsi="Times New Roman" w:hint="eastAsia"/>
          <w:sz w:val="24"/>
          <w:szCs w:val="24"/>
        </w:rPr>
        <w:t>View</w:t>
      </w:r>
      <w:r w:rsidRPr="00143545">
        <w:rPr>
          <w:rFonts w:ascii="Times New Roman" w:hAnsi="Times New Roman" w:hint="eastAsia"/>
          <w:sz w:val="24"/>
          <w:szCs w:val="24"/>
        </w:rPr>
        <w:t>负责显示，两者做到了最大限度的分离。把</w:t>
      </w:r>
      <w:r w:rsidRPr="00143545">
        <w:rPr>
          <w:rFonts w:ascii="Times New Roman" w:hAnsi="Times New Roman" w:hint="eastAsia"/>
          <w:sz w:val="24"/>
          <w:szCs w:val="24"/>
        </w:rPr>
        <w:t>Model</w:t>
      </w:r>
      <w:r w:rsidRPr="00143545">
        <w:rPr>
          <w:rFonts w:ascii="Times New Roman" w:hAnsi="Times New Roman" w:hint="eastAsia"/>
          <w:sz w:val="24"/>
          <w:szCs w:val="24"/>
        </w:rPr>
        <w:t>和</w:t>
      </w:r>
      <w:r w:rsidRPr="00143545">
        <w:rPr>
          <w:rFonts w:ascii="Times New Roman" w:hAnsi="Times New Roman" w:hint="eastAsia"/>
          <w:sz w:val="24"/>
          <w:szCs w:val="24"/>
        </w:rPr>
        <w:t>View</w:t>
      </w:r>
      <w:r w:rsidRPr="00143545">
        <w:rPr>
          <w:rFonts w:ascii="Times New Roman" w:hAnsi="Times New Roman" w:hint="eastAsia"/>
          <w:sz w:val="24"/>
          <w:szCs w:val="24"/>
        </w:rPr>
        <w:t>关联起来的就是</w:t>
      </w:r>
      <w:proofErr w:type="spellStart"/>
      <w:r w:rsidRPr="00143545">
        <w:rPr>
          <w:rFonts w:ascii="Times New Roman" w:hAnsi="Times New Roman" w:hint="eastAsia"/>
          <w:sz w:val="24"/>
          <w:szCs w:val="24"/>
        </w:rPr>
        <w:t>ViewModel</w:t>
      </w:r>
      <w:proofErr w:type="spellEnd"/>
      <w:r>
        <w:rPr>
          <w:rFonts w:ascii="Times New Roman" w:hAnsi="Times New Roman" w:hint="eastAsia"/>
          <w:sz w:val="24"/>
          <w:szCs w:val="24"/>
        </w:rPr>
        <w:t>。</w:t>
      </w:r>
      <w:proofErr w:type="spellStart"/>
      <w:r w:rsidRPr="00143545">
        <w:rPr>
          <w:rFonts w:ascii="Times New Roman" w:hAnsi="Times New Roman" w:hint="eastAsia"/>
          <w:sz w:val="24"/>
          <w:szCs w:val="24"/>
        </w:rPr>
        <w:t>ViewModel</w:t>
      </w:r>
      <w:proofErr w:type="spellEnd"/>
      <w:r w:rsidRPr="00143545">
        <w:rPr>
          <w:rFonts w:ascii="Times New Roman" w:hAnsi="Times New Roman" w:hint="eastAsia"/>
          <w:sz w:val="24"/>
          <w:szCs w:val="24"/>
        </w:rPr>
        <w:t>负责把</w:t>
      </w:r>
      <w:r w:rsidRPr="00143545">
        <w:rPr>
          <w:rFonts w:ascii="Times New Roman" w:hAnsi="Times New Roman" w:hint="eastAsia"/>
          <w:sz w:val="24"/>
          <w:szCs w:val="24"/>
        </w:rPr>
        <w:t>Model</w:t>
      </w:r>
      <w:r w:rsidRPr="00143545">
        <w:rPr>
          <w:rFonts w:ascii="Times New Roman" w:hAnsi="Times New Roman" w:hint="eastAsia"/>
          <w:sz w:val="24"/>
          <w:szCs w:val="24"/>
        </w:rPr>
        <w:t>的数据同步到</w:t>
      </w:r>
      <w:r w:rsidRPr="00143545">
        <w:rPr>
          <w:rFonts w:ascii="Times New Roman" w:hAnsi="Times New Roman" w:hint="eastAsia"/>
          <w:sz w:val="24"/>
          <w:szCs w:val="24"/>
        </w:rPr>
        <w:t>View</w:t>
      </w:r>
      <w:r w:rsidRPr="00143545">
        <w:rPr>
          <w:rFonts w:ascii="Times New Roman" w:hAnsi="Times New Roman" w:hint="eastAsia"/>
          <w:sz w:val="24"/>
          <w:szCs w:val="24"/>
        </w:rPr>
        <w:t>显示出来，还负责把</w:t>
      </w:r>
      <w:r w:rsidRPr="00143545">
        <w:rPr>
          <w:rFonts w:ascii="Times New Roman" w:hAnsi="Times New Roman" w:hint="eastAsia"/>
          <w:sz w:val="24"/>
          <w:szCs w:val="24"/>
        </w:rPr>
        <w:t>View</w:t>
      </w:r>
      <w:r w:rsidRPr="00143545">
        <w:rPr>
          <w:rFonts w:ascii="Times New Roman" w:hAnsi="Times New Roman" w:hint="eastAsia"/>
          <w:sz w:val="24"/>
          <w:szCs w:val="24"/>
        </w:rPr>
        <w:t>的修改同步回</w:t>
      </w:r>
      <w:r w:rsidRPr="00143545">
        <w:rPr>
          <w:rFonts w:ascii="Times New Roman" w:hAnsi="Times New Roman" w:hint="eastAsia"/>
          <w:sz w:val="24"/>
          <w:szCs w:val="24"/>
        </w:rPr>
        <w:t>Model</w:t>
      </w:r>
      <w:r w:rsidRPr="00143545">
        <w:rPr>
          <w:rFonts w:ascii="Times New Roman" w:hAnsi="Times New Roman" w:hint="eastAsia"/>
          <w:sz w:val="24"/>
          <w:szCs w:val="24"/>
        </w:rPr>
        <w:t>。</w:t>
      </w:r>
    </w:p>
    <w:p w14:paraId="171CD7CA" w14:textId="63623427" w:rsidR="00143545" w:rsidRDefault="00143545" w:rsidP="005D5142">
      <w:pPr>
        <w:spacing w:line="360" w:lineRule="auto"/>
        <w:rPr>
          <w:rFonts w:ascii="Times New Roman" w:hAnsi="Times New Roman"/>
          <w:sz w:val="24"/>
          <w:szCs w:val="24"/>
        </w:rPr>
      </w:pPr>
      <w:r>
        <w:rPr>
          <w:rFonts w:ascii="Times New Roman" w:hAnsi="Times New Roman"/>
          <w:sz w:val="24"/>
          <w:szCs w:val="24"/>
        </w:rPr>
        <w:tab/>
      </w:r>
      <w:r w:rsidRPr="00143545">
        <w:rPr>
          <w:rFonts w:ascii="Times New Roman" w:hAnsi="Times New Roman" w:hint="eastAsia"/>
          <w:sz w:val="24"/>
          <w:szCs w:val="24"/>
        </w:rPr>
        <w:t>数据驱动</w:t>
      </w:r>
      <w:r>
        <w:rPr>
          <w:rFonts w:ascii="Times New Roman" w:hAnsi="Times New Roman" w:hint="eastAsia"/>
          <w:sz w:val="24"/>
          <w:szCs w:val="24"/>
        </w:rPr>
        <w:t>是</w:t>
      </w:r>
      <w:r>
        <w:rPr>
          <w:rFonts w:ascii="Times New Roman" w:hAnsi="Times New Roman" w:hint="eastAsia"/>
          <w:sz w:val="24"/>
          <w:szCs w:val="24"/>
        </w:rPr>
        <w:t>MVVM</w:t>
      </w:r>
      <w:r>
        <w:rPr>
          <w:rFonts w:ascii="Times New Roman" w:hAnsi="Times New Roman" w:hint="eastAsia"/>
          <w:sz w:val="24"/>
          <w:szCs w:val="24"/>
        </w:rPr>
        <w:t>的核心</w:t>
      </w:r>
      <w:r w:rsidR="00A55CF8">
        <w:rPr>
          <w:rStyle w:val="af6"/>
          <w:rFonts w:ascii="Times New Roman" w:hAnsi="Times New Roman"/>
          <w:sz w:val="24"/>
          <w:szCs w:val="24"/>
        </w:rPr>
        <w:t>[</w:t>
      </w:r>
      <w:r w:rsidR="00A55CF8">
        <w:rPr>
          <w:rStyle w:val="af6"/>
          <w:rFonts w:ascii="Times New Roman" w:hAnsi="Times New Roman"/>
          <w:sz w:val="24"/>
          <w:szCs w:val="24"/>
        </w:rPr>
        <w:endnoteReference w:id="8"/>
      </w:r>
      <w:r w:rsidR="00A55CF8">
        <w:rPr>
          <w:rStyle w:val="af6"/>
          <w:rFonts w:ascii="Times New Roman" w:hAnsi="Times New Roman"/>
          <w:sz w:val="24"/>
          <w:szCs w:val="24"/>
        </w:rPr>
        <w:t>]</w:t>
      </w:r>
      <w:r>
        <w:rPr>
          <w:rFonts w:ascii="Times New Roman" w:hAnsi="Times New Roman" w:hint="eastAsia"/>
          <w:sz w:val="24"/>
          <w:szCs w:val="24"/>
        </w:rPr>
        <w:t>，</w:t>
      </w:r>
      <w:r w:rsidRPr="00143545">
        <w:rPr>
          <w:rFonts w:ascii="Times New Roman" w:hAnsi="Times New Roman" w:hint="eastAsia"/>
          <w:sz w:val="24"/>
          <w:szCs w:val="24"/>
        </w:rPr>
        <w:t>即</w:t>
      </w:r>
      <w:proofErr w:type="spellStart"/>
      <w:r w:rsidRPr="00143545">
        <w:rPr>
          <w:rFonts w:ascii="Times New Roman" w:hAnsi="Times New Roman" w:hint="eastAsia"/>
          <w:sz w:val="24"/>
          <w:szCs w:val="24"/>
        </w:rPr>
        <w:t>ViewModel</w:t>
      </w:r>
      <w:proofErr w:type="spellEnd"/>
      <w:r w:rsidRPr="00143545">
        <w:rPr>
          <w:rFonts w:ascii="Times New Roman" w:hAnsi="Times New Roman" w:hint="eastAsia"/>
          <w:sz w:val="24"/>
          <w:szCs w:val="24"/>
        </w:rPr>
        <w:t>，</w:t>
      </w:r>
      <w:r>
        <w:rPr>
          <w:rFonts w:ascii="Times New Roman" w:hAnsi="Times New Roman" w:hint="eastAsia"/>
          <w:sz w:val="24"/>
          <w:szCs w:val="24"/>
        </w:rPr>
        <w:t>它</w:t>
      </w:r>
      <w:r w:rsidRPr="00143545">
        <w:rPr>
          <w:rFonts w:ascii="Times New Roman" w:hAnsi="Times New Roman" w:hint="eastAsia"/>
          <w:sz w:val="24"/>
          <w:szCs w:val="24"/>
        </w:rPr>
        <w:t>是</w:t>
      </w:r>
      <w:r w:rsidRPr="00143545">
        <w:rPr>
          <w:rFonts w:ascii="Times New Roman" w:hAnsi="Times New Roman" w:hint="eastAsia"/>
          <w:sz w:val="24"/>
          <w:szCs w:val="24"/>
        </w:rPr>
        <w:t>View</w:t>
      </w:r>
      <w:r w:rsidRPr="00143545">
        <w:rPr>
          <w:rFonts w:ascii="Times New Roman" w:hAnsi="Times New Roman" w:hint="eastAsia"/>
          <w:sz w:val="24"/>
          <w:szCs w:val="24"/>
        </w:rPr>
        <w:t>和</w:t>
      </w:r>
      <w:r w:rsidRPr="00143545">
        <w:rPr>
          <w:rFonts w:ascii="Times New Roman" w:hAnsi="Times New Roman" w:hint="eastAsia"/>
          <w:sz w:val="24"/>
          <w:szCs w:val="24"/>
        </w:rPr>
        <w:t>Model</w:t>
      </w:r>
      <w:r w:rsidRPr="00143545">
        <w:rPr>
          <w:rFonts w:ascii="Times New Roman" w:hAnsi="Times New Roman" w:hint="eastAsia"/>
          <w:sz w:val="24"/>
          <w:szCs w:val="24"/>
        </w:rPr>
        <w:t>的关系映射。类似中转站</w:t>
      </w:r>
      <w:r w:rsidRPr="00143545">
        <w:rPr>
          <w:rFonts w:ascii="Times New Roman" w:hAnsi="Times New Roman" w:hint="eastAsia"/>
          <w:sz w:val="24"/>
          <w:szCs w:val="24"/>
        </w:rPr>
        <w:t>(Value Converter)</w:t>
      </w:r>
      <w:r w:rsidRPr="00143545">
        <w:rPr>
          <w:rFonts w:ascii="Times New Roman" w:hAnsi="Times New Roman" w:hint="eastAsia"/>
          <w:sz w:val="24"/>
          <w:szCs w:val="24"/>
        </w:rPr>
        <w:t>，</w:t>
      </w:r>
      <w:proofErr w:type="spellStart"/>
      <w:r>
        <w:rPr>
          <w:rFonts w:ascii="Times New Roman" w:hAnsi="Times New Roman" w:hint="eastAsia"/>
          <w:sz w:val="24"/>
          <w:szCs w:val="24"/>
        </w:rPr>
        <w:t>ViewModel</w:t>
      </w:r>
      <w:proofErr w:type="spellEnd"/>
      <w:r w:rsidRPr="00143545">
        <w:rPr>
          <w:rFonts w:ascii="Times New Roman" w:hAnsi="Times New Roman" w:hint="eastAsia"/>
          <w:sz w:val="24"/>
          <w:szCs w:val="24"/>
        </w:rPr>
        <w:t>负责转换</w:t>
      </w:r>
      <w:r w:rsidRPr="00143545">
        <w:rPr>
          <w:rFonts w:ascii="Times New Roman" w:hAnsi="Times New Roman" w:hint="eastAsia"/>
          <w:sz w:val="24"/>
          <w:szCs w:val="24"/>
        </w:rPr>
        <w:t>Model</w:t>
      </w:r>
      <w:r w:rsidRPr="00143545">
        <w:rPr>
          <w:rFonts w:ascii="Times New Roman" w:hAnsi="Times New Roman" w:hint="eastAsia"/>
          <w:sz w:val="24"/>
          <w:szCs w:val="24"/>
        </w:rPr>
        <w:t>中的数据对象，使得数据变得更加易于管理和使用。本质</w:t>
      </w:r>
      <w:r>
        <w:rPr>
          <w:rFonts w:ascii="Times New Roman" w:hAnsi="Times New Roman" w:hint="eastAsia"/>
          <w:sz w:val="24"/>
          <w:szCs w:val="24"/>
        </w:rPr>
        <w:t>上，</w:t>
      </w:r>
      <w:r w:rsidRPr="00143545">
        <w:rPr>
          <w:rFonts w:ascii="Times New Roman" w:hAnsi="Times New Roman" w:hint="eastAsia"/>
          <w:sz w:val="24"/>
          <w:szCs w:val="24"/>
        </w:rPr>
        <w:t>MVVM</w:t>
      </w:r>
      <w:r w:rsidRPr="00143545">
        <w:rPr>
          <w:rFonts w:ascii="Times New Roman" w:hAnsi="Times New Roman" w:hint="eastAsia"/>
          <w:sz w:val="24"/>
          <w:szCs w:val="24"/>
        </w:rPr>
        <w:t>就是基于操作数据来操作视图进而操作</w:t>
      </w:r>
      <w:r w:rsidRPr="00143545">
        <w:rPr>
          <w:rFonts w:ascii="Times New Roman" w:hAnsi="Times New Roman" w:hint="eastAsia"/>
          <w:sz w:val="24"/>
          <w:szCs w:val="24"/>
        </w:rPr>
        <w:t>DOM</w:t>
      </w:r>
      <w:r w:rsidRPr="00143545">
        <w:rPr>
          <w:rFonts w:ascii="Times New Roman" w:hAnsi="Times New Roman" w:hint="eastAsia"/>
          <w:sz w:val="24"/>
          <w:szCs w:val="24"/>
        </w:rPr>
        <w:t>，借助于</w:t>
      </w:r>
      <w:r w:rsidRPr="00143545">
        <w:rPr>
          <w:rFonts w:ascii="Times New Roman" w:hAnsi="Times New Roman" w:hint="eastAsia"/>
          <w:sz w:val="24"/>
          <w:szCs w:val="24"/>
        </w:rPr>
        <w:t>MVVM</w:t>
      </w:r>
      <w:r w:rsidRPr="00143545">
        <w:rPr>
          <w:rFonts w:ascii="Times New Roman" w:hAnsi="Times New Roman" w:hint="eastAsia"/>
          <w:sz w:val="24"/>
          <w:szCs w:val="24"/>
        </w:rPr>
        <w:t>无需直接操作</w:t>
      </w:r>
      <w:r w:rsidRPr="00143545">
        <w:rPr>
          <w:rFonts w:ascii="Times New Roman" w:hAnsi="Times New Roman" w:hint="eastAsia"/>
          <w:sz w:val="24"/>
          <w:szCs w:val="24"/>
        </w:rPr>
        <w:t>DOM</w:t>
      </w:r>
      <w:r w:rsidRPr="00143545">
        <w:rPr>
          <w:rFonts w:ascii="Times New Roman" w:hAnsi="Times New Roman" w:hint="eastAsia"/>
          <w:sz w:val="24"/>
          <w:szCs w:val="24"/>
        </w:rPr>
        <w:t>，开发者只需完成包含声明绑定的视图模板，编写</w:t>
      </w:r>
      <w:proofErr w:type="spellStart"/>
      <w:r w:rsidRPr="00143545">
        <w:rPr>
          <w:rFonts w:ascii="Times New Roman" w:hAnsi="Times New Roman" w:hint="eastAsia"/>
          <w:sz w:val="24"/>
          <w:szCs w:val="24"/>
        </w:rPr>
        <w:t>ViewModel</w:t>
      </w:r>
      <w:proofErr w:type="spellEnd"/>
      <w:r w:rsidRPr="00143545">
        <w:rPr>
          <w:rFonts w:ascii="Times New Roman" w:hAnsi="Times New Roman" w:hint="eastAsia"/>
          <w:sz w:val="24"/>
          <w:szCs w:val="24"/>
        </w:rPr>
        <w:t>中有业务，使得</w:t>
      </w:r>
      <w:r w:rsidRPr="00143545">
        <w:rPr>
          <w:rFonts w:ascii="Times New Roman" w:hAnsi="Times New Roman" w:hint="eastAsia"/>
          <w:sz w:val="24"/>
          <w:szCs w:val="24"/>
        </w:rPr>
        <w:t>View</w:t>
      </w:r>
      <w:r w:rsidRPr="00143545">
        <w:rPr>
          <w:rFonts w:ascii="Times New Roman" w:hAnsi="Times New Roman" w:hint="eastAsia"/>
          <w:sz w:val="24"/>
          <w:szCs w:val="24"/>
        </w:rPr>
        <w:t>完全实现自动化。</w:t>
      </w:r>
    </w:p>
    <w:p w14:paraId="19BDAE9B" w14:textId="750330D4" w:rsidR="00143545" w:rsidRDefault="00143545" w:rsidP="005D5142">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w:t>
      </w:r>
      <w:proofErr w:type="spellStart"/>
      <w:r>
        <w:rPr>
          <w:rFonts w:ascii="Times New Roman" w:hAnsi="Times New Roman" w:hint="eastAsia"/>
          <w:sz w:val="24"/>
          <w:szCs w:val="24"/>
        </w:rPr>
        <w:t>vue</w:t>
      </w:r>
      <w:proofErr w:type="spellEnd"/>
      <w:r>
        <w:rPr>
          <w:rFonts w:ascii="Times New Roman" w:hAnsi="Times New Roman" w:hint="eastAsia"/>
          <w:sz w:val="24"/>
          <w:szCs w:val="24"/>
        </w:rPr>
        <w:t>中，</w:t>
      </w:r>
      <w:proofErr w:type="spellStart"/>
      <w:r>
        <w:rPr>
          <w:rFonts w:ascii="Times New Roman" w:hAnsi="Times New Roman" w:hint="eastAsia"/>
          <w:sz w:val="24"/>
          <w:szCs w:val="24"/>
        </w:rPr>
        <w:t>ViewModel</w:t>
      </w:r>
      <w:proofErr w:type="spellEnd"/>
      <w:r>
        <w:rPr>
          <w:rFonts w:ascii="Times New Roman" w:hAnsi="Times New Roman" w:hint="eastAsia"/>
          <w:sz w:val="24"/>
          <w:szCs w:val="24"/>
        </w:rPr>
        <w:t>做了如下两件事：</w:t>
      </w:r>
    </w:p>
    <w:p w14:paraId="1675208A" w14:textId="392AA89B" w:rsidR="00143545" w:rsidRDefault="00143545" w:rsidP="005D5142">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Pr="00143545">
        <w:rPr>
          <w:rFonts w:ascii="Times New Roman" w:hAnsi="Times New Roman" w:hint="eastAsia"/>
          <w:sz w:val="24"/>
          <w:szCs w:val="24"/>
        </w:rPr>
        <w:t>数据绑定：把</w:t>
      </w:r>
      <w:proofErr w:type="spellStart"/>
      <w:r w:rsidRPr="00143545">
        <w:rPr>
          <w:rFonts w:ascii="Times New Roman" w:hAnsi="Times New Roman" w:hint="eastAsia"/>
          <w:sz w:val="24"/>
          <w:szCs w:val="24"/>
        </w:rPr>
        <w:t>js</w:t>
      </w:r>
      <w:proofErr w:type="spellEnd"/>
      <w:r w:rsidRPr="00143545">
        <w:rPr>
          <w:rFonts w:ascii="Times New Roman" w:hAnsi="Times New Roman" w:hint="eastAsia"/>
          <w:sz w:val="24"/>
          <w:szCs w:val="24"/>
        </w:rPr>
        <w:t>里面的数据通过插值操作</w:t>
      </w:r>
      <w:proofErr w:type="spellStart"/>
      <w:r w:rsidRPr="00143545">
        <w:rPr>
          <w:rFonts w:ascii="Times New Roman" w:hAnsi="Times New Roman" w:hint="eastAsia"/>
          <w:sz w:val="24"/>
          <w:szCs w:val="24"/>
        </w:rPr>
        <w:t>mustachae</w:t>
      </w:r>
      <w:proofErr w:type="spellEnd"/>
      <w:r w:rsidRPr="00143545">
        <w:rPr>
          <w:rFonts w:ascii="Times New Roman" w:hAnsi="Times New Roman" w:hint="eastAsia"/>
          <w:sz w:val="24"/>
          <w:szCs w:val="24"/>
        </w:rPr>
        <w:t>语法绑定到真实</w:t>
      </w:r>
      <w:proofErr w:type="spellStart"/>
      <w:r w:rsidRPr="00143545">
        <w:rPr>
          <w:rFonts w:ascii="Times New Roman" w:hAnsi="Times New Roman" w:hint="eastAsia"/>
          <w:sz w:val="24"/>
          <w:szCs w:val="24"/>
        </w:rPr>
        <w:t>dom</w:t>
      </w:r>
      <w:proofErr w:type="spellEnd"/>
      <w:r w:rsidRPr="00143545">
        <w:rPr>
          <w:rFonts w:ascii="Times New Roman" w:hAnsi="Times New Roman" w:hint="eastAsia"/>
          <w:sz w:val="24"/>
          <w:szCs w:val="24"/>
        </w:rPr>
        <w:t>里面</w:t>
      </w:r>
      <w:r w:rsidRPr="00143545">
        <w:rPr>
          <w:rFonts w:ascii="Times New Roman" w:hAnsi="Times New Roman" w:hint="eastAsia"/>
          <w:sz w:val="24"/>
          <w:szCs w:val="24"/>
        </w:rPr>
        <w:t xml:space="preserve"> </w:t>
      </w:r>
      <w:r w:rsidRPr="00143545">
        <w:rPr>
          <w:rFonts w:ascii="Times New Roman" w:hAnsi="Times New Roman" w:hint="eastAsia"/>
          <w:sz w:val="24"/>
          <w:szCs w:val="24"/>
        </w:rPr>
        <w:t>而且是响应式的</w:t>
      </w:r>
      <w:r w:rsidRPr="00143545">
        <w:rPr>
          <w:rFonts w:ascii="Times New Roman" w:hAnsi="Times New Roman" w:hint="eastAsia"/>
          <w:sz w:val="24"/>
          <w:szCs w:val="24"/>
        </w:rPr>
        <w:t xml:space="preserve"> </w:t>
      </w:r>
      <w:r w:rsidRPr="00143545">
        <w:rPr>
          <w:rFonts w:ascii="Times New Roman" w:hAnsi="Times New Roman" w:hint="eastAsia"/>
          <w:sz w:val="24"/>
          <w:szCs w:val="24"/>
        </w:rPr>
        <w:t>一旦数据发生改变，自动监听到数据的改变，把最新的数据再重新绑定到</w:t>
      </w:r>
      <w:r w:rsidRPr="00143545">
        <w:rPr>
          <w:rFonts w:ascii="Times New Roman" w:hAnsi="Times New Roman" w:hint="eastAsia"/>
          <w:sz w:val="24"/>
          <w:szCs w:val="24"/>
        </w:rPr>
        <w:t>view</w:t>
      </w:r>
      <w:r w:rsidRPr="00143545">
        <w:rPr>
          <w:rFonts w:ascii="Times New Roman" w:hAnsi="Times New Roman" w:hint="eastAsia"/>
          <w:sz w:val="24"/>
          <w:szCs w:val="24"/>
        </w:rPr>
        <w:t>上面，</w:t>
      </w:r>
      <w:r w:rsidRPr="00143545">
        <w:rPr>
          <w:rFonts w:ascii="Times New Roman" w:hAnsi="Times New Roman" w:hint="eastAsia"/>
          <w:sz w:val="24"/>
          <w:szCs w:val="24"/>
        </w:rPr>
        <w:t>view</w:t>
      </w:r>
      <w:r w:rsidRPr="00143545">
        <w:rPr>
          <w:rFonts w:ascii="Times New Roman" w:hAnsi="Times New Roman" w:hint="eastAsia"/>
          <w:sz w:val="24"/>
          <w:szCs w:val="24"/>
        </w:rPr>
        <w:t>里面显示得永远是</w:t>
      </w:r>
      <w:r w:rsidRPr="00143545">
        <w:rPr>
          <w:rFonts w:ascii="Times New Roman" w:hAnsi="Times New Roman" w:hint="eastAsia"/>
          <w:sz w:val="24"/>
          <w:szCs w:val="24"/>
        </w:rPr>
        <w:t>model</w:t>
      </w:r>
      <w:r w:rsidRPr="00143545">
        <w:rPr>
          <w:rFonts w:ascii="Times New Roman" w:hAnsi="Times New Roman" w:hint="eastAsia"/>
          <w:sz w:val="24"/>
          <w:szCs w:val="24"/>
        </w:rPr>
        <w:t>里面最新的数据。</w:t>
      </w:r>
    </w:p>
    <w:p w14:paraId="34932717" w14:textId="3D01121A" w:rsidR="00143545" w:rsidRDefault="00143545" w:rsidP="005D5142">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Pr="00143545">
        <w:rPr>
          <w:rFonts w:ascii="Times New Roman" w:hAnsi="Times New Roman" w:hint="eastAsia"/>
          <w:sz w:val="24"/>
          <w:szCs w:val="24"/>
        </w:rPr>
        <w:t>DOM</w:t>
      </w:r>
      <w:r w:rsidRPr="00143545">
        <w:rPr>
          <w:rFonts w:ascii="Times New Roman" w:hAnsi="Times New Roman" w:hint="eastAsia"/>
          <w:sz w:val="24"/>
          <w:szCs w:val="24"/>
        </w:rPr>
        <w:t>监听：当</w:t>
      </w:r>
      <w:r w:rsidRPr="00143545">
        <w:rPr>
          <w:rFonts w:ascii="Times New Roman" w:hAnsi="Times New Roman" w:hint="eastAsia"/>
          <w:sz w:val="24"/>
          <w:szCs w:val="24"/>
        </w:rPr>
        <w:t>view</w:t>
      </w:r>
      <w:r w:rsidRPr="00143545">
        <w:rPr>
          <w:rFonts w:ascii="Times New Roman" w:hAnsi="Times New Roman" w:hint="eastAsia"/>
          <w:sz w:val="24"/>
          <w:szCs w:val="24"/>
        </w:rPr>
        <w:t>上面有一些事件或者用户操作的时候，通过指令，把事件响应相关的东西，绑定到</w:t>
      </w:r>
      <w:r w:rsidRPr="00143545">
        <w:rPr>
          <w:rFonts w:ascii="Times New Roman" w:hAnsi="Times New Roman" w:hint="eastAsia"/>
          <w:sz w:val="24"/>
          <w:szCs w:val="24"/>
        </w:rPr>
        <w:t>model</w:t>
      </w:r>
      <w:r w:rsidRPr="00143545">
        <w:rPr>
          <w:rFonts w:ascii="Times New Roman" w:hAnsi="Times New Roman" w:hint="eastAsia"/>
          <w:sz w:val="24"/>
          <w:szCs w:val="24"/>
        </w:rPr>
        <w:t>里面，在</w:t>
      </w:r>
      <w:r w:rsidRPr="00143545">
        <w:rPr>
          <w:rFonts w:ascii="Times New Roman" w:hAnsi="Times New Roman" w:hint="eastAsia"/>
          <w:sz w:val="24"/>
          <w:szCs w:val="24"/>
        </w:rPr>
        <w:t>model</w:t>
      </w:r>
      <w:r w:rsidRPr="00143545">
        <w:rPr>
          <w:rFonts w:ascii="Times New Roman" w:hAnsi="Times New Roman" w:hint="eastAsia"/>
          <w:sz w:val="24"/>
          <w:szCs w:val="24"/>
        </w:rPr>
        <w:t>里面可以写一些</w:t>
      </w:r>
      <w:proofErr w:type="spellStart"/>
      <w:r w:rsidRPr="00143545">
        <w:rPr>
          <w:rFonts w:ascii="Times New Roman" w:hAnsi="Times New Roman" w:hint="eastAsia"/>
          <w:sz w:val="24"/>
          <w:szCs w:val="24"/>
        </w:rPr>
        <w:t>js</w:t>
      </w:r>
      <w:proofErr w:type="spellEnd"/>
      <w:r w:rsidRPr="00143545">
        <w:rPr>
          <w:rFonts w:ascii="Times New Roman" w:hAnsi="Times New Roman" w:hint="eastAsia"/>
          <w:sz w:val="24"/>
          <w:szCs w:val="24"/>
        </w:rPr>
        <w:t>代码（比如回调</w:t>
      </w:r>
      <w:r w:rsidRPr="00143545">
        <w:rPr>
          <w:rFonts w:ascii="Times New Roman" w:hAnsi="Times New Roman" w:hint="eastAsia"/>
          <w:sz w:val="24"/>
          <w:szCs w:val="24"/>
        </w:rPr>
        <w:t>methods</w:t>
      </w:r>
      <w:r w:rsidRPr="00143545">
        <w:rPr>
          <w:rFonts w:ascii="Times New Roman" w:hAnsi="Times New Roman" w:hint="eastAsia"/>
          <w:sz w:val="24"/>
          <w:szCs w:val="24"/>
        </w:rPr>
        <w:t>里面定义的一些函数）。</w:t>
      </w:r>
    </w:p>
    <w:p w14:paraId="6D205379" w14:textId="0615E806" w:rsidR="00143545" w:rsidRDefault="00143545" w:rsidP="00143545">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44CB0D58" wp14:editId="0AD41AD4">
            <wp:extent cx="5274310" cy="23044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5274310" cy="2304415"/>
                    </a:xfrm>
                    <a:prstGeom prst="rect">
                      <a:avLst/>
                    </a:prstGeom>
                  </pic:spPr>
                </pic:pic>
              </a:graphicData>
            </a:graphic>
          </wp:inline>
        </w:drawing>
      </w:r>
    </w:p>
    <w:p w14:paraId="60661139" w14:textId="41560172" w:rsidR="00143545" w:rsidRPr="00FE4A81" w:rsidRDefault="00143545" w:rsidP="00143545">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2</w:t>
      </w:r>
      <w:r w:rsidRPr="00026773">
        <w:rPr>
          <w:rFonts w:ascii="Times New Roman" w:eastAsia="黑体" w:hAnsi="Times New Roman"/>
          <w:bCs/>
          <w:szCs w:val="24"/>
        </w:rPr>
        <w:t>.</w:t>
      </w:r>
      <w:r>
        <w:rPr>
          <w:rFonts w:ascii="Times New Roman" w:eastAsia="黑体" w:hAnsi="Times New Roman"/>
          <w:bCs/>
          <w:szCs w:val="24"/>
        </w:rPr>
        <w:t xml:space="preserve">4 </w:t>
      </w:r>
      <w:proofErr w:type="spellStart"/>
      <w:r w:rsidR="00192157">
        <w:rPr>
          <w:rFonts w:ascii="Times New Roman" w:eastAsia="黑体" w:hAnsi="Times New Roman" w:hint="eastAsia"/>
          <w:bCs/>
          <w:szCs w:val="24"/>
        </w:rPr>
        <w:t>vue</w:t>
      </w:r>
      <w:proofErr w:type="spellEnd"/>
      <w:r w:rsidR="00192157">
        <w:rPr>
          <w:rFonts w:ascii="Times New Roman" w:eastAsia="黑体" w:hAnsi="Times New Roman" w:hint="eastAsia"/>
          <w:bCs/>
          <w:szCs w:val="24"/>
        </w:rPr>
        <w:t>中的</w:t>
      </w:r>
      <w:r w:rsidR="00192157">
        <w:rPr>
          <w:rFonts w:ascii="Times New Roman" w:eastAsia="黑体" w:hAnsi="Times New Roman" w:hint="eastAsia"/>
          <w:bCs/>
          <w:szCs w:val="24"/>
        </w:rPr>
        <w:t>MVVM</w:t>
      </w:r>
      <w:r w:rsidR="00192157">
        <w:rPr>
          <w:rFonts w:ascii="Times New Roman" w:eastAsia="黑体" w:hAnsi="Times New Roman" w:hint="eastAsia"/>
          <w:bCs/>
          <w:szCs w:val="24"/>
        </w:rPr>
        <w:t>设计模式</w:t>
      </w:r>
    </w:p>
    <w:p w14:paraId="1172D9B7" w14:textId="4D50C166" w:rsidR="00192157" w:rsidRDefault="00192157" w:rsidP="00192157">
      <w:pPr>
        <w:spacing w:line="360" w:lineRule="auto"/>
        <w:rPr>
          <w:rFonts w:ascii="Times New Roman" w:hAnsi="Times New Roman"/>
          <w:sz w:val="24"/>
          <w:szCs w:val="24"/>
        </w:rPr>
      </w:pPr>
    </w:p>
    <w:p w14:paraId="2E185387" w14:textId="77777777" w:rsidR="00192157" w:rsidRDefault="00192157">
      <w:pPr>
        <w:widowControl/>
        <w:jc w:val="left"/>
        <w:rPr>
          <w:rFonts w:ascii="Times New Roman" w:hAnsi="Times New Roman"/>
          <w:sz w:val="24"/>
          <w:szCs w:val="24"/>
        </w:rPr>
      </w:pPr>
      <w:r>
        <w:rPr>
          <w:rFonts w:ascii="Times New Roman" w:hAnsi="Times New Roman"/>
          <w:sz w:val="24"/>
          <w:szCs w:val="24"/>
        </w:rPr>
        <w:br w:type="page"/>
      </w:r>
    </w:p>
    <w:p w14:paraId="1D278A95" w14:textId="53607673" w:rsidR="00192157" w:rsidRDefault="00192157" w:rsidP="002766CD">
      <w:pPr>
        <w:spacing w:beforeLines="80" w:before="249" w:afterLines="50" w:after="156" w:line="460" w:lineRule="exact"/>
        <w:jc w:val="center"/>
        <w:outlineLvl w:val="0"/>
        <w:rPr>
          <w:rFonts w:ascii="Times New Roman" w:eastAsia="楷体_GB2312" w:hAnsi="Times New Roman"/>
          <w:szCs w:val="24"/>
        </w:rPr>
      </w:pPr>
      <w:r>
        <w:rPr>
          <w:rFonts w:ascii="Times New Roman" w:eastAsia="黑体" w:hAnsi="Times New Roman"/>
          <w:b/>
          <w:sz w:val="36"/>
          <w:szCs w:val="36"/>
        </w:rPr>
        <w:lastRenderedPageBreak/>
        <w:t xml:space="preserve">  </w:t>
      </w:r>
      <w:bookmarkStart w:id="27" w:name="_Toc72610881"/>
      <w:r>
        <w:rPr>
          <w:rFonts w:ascii="Times New Roman" w:eastAsia="黑体" w:hAnsi="Times New Roman" w:hint="eastAsia"/>
          <w:b/>
          <w:sz w:val="36"/>
          <w:szCs w:val="36"/>
        </w:rPr>
        <w:t>第</w:t>
      </w:r>
      <w:r>
        <w:rPr>
          <w:rFonts w:ascii="Times New Roman" w:eastAsia="黑体" w:hAnsi="Times New Roman"/>
          <w:b/>
          <w:sz w:val="36"/>
          <w:szCs w:val="36"/>
        </w:rPr>
        <w:t>3</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系统分析</w:t>
      </w:r>
      <w:bookmarkEnd w:id="27"/>
    </w:p>
    <w:p w14:paraId="10FC26E9" w14:textId="2F35F390" w:rsidR="00192157" w:rsidRDefault="00192157" w:rsidP="00192157">
      <w:pPr>
        <w:spacing w:line="360" w:lineRule="auto"/>
        <w:outlineLvl w:val="1"/>
        <w:rPr>
          <w:rFonts w:ascii="Times New Roman" w:hAnsi="Times New Roman"/>
          <w:szCs w:val="24"/>
        </w:rPr>
      </w:pPr>
      <w:bookmarkStart w:id="28" w:name="_Toc72610882"/>
      <w:r>
        <w:rPr>
          <w:rFonts w:ascii="Times New Roman" w:hAnsi="Times New Roman"/>
          <w:b/>
          <w:sz w:val="28"/>
          <w:szCs w:val="28"/>
        </w:rPr>
        <w:t>3.1</w:t>
      </w:r>
      <w:r>
        <w:rPr>
          <w:rFonts w:ascii="Times New Roman" w:eastAsia="黑体" w:hAnsi="Times New Roman"/>
          <w:sz w:val="28"/>
          <w:szCs w:val="28"/>
        </w:rPr>
        <w:t xml:space="preserve"> </w:t>
      </w:r>
      <w:r>
        <w:rPr>
          <w:rFonts w:ascii="Times New Roman" w:eastAsia="黑体" w:hAnsi="Times New Roman" w:hint="eastAsia"/>
          <w:b/>
          <w:sz w:val="28"/>
          <w:szCs w:val="28"/>
        </w:rPr>
        <w:t>可行性分析</w:t>
      </w:r>
      <w:bookmarkEnd w:id="28"/>
    </w:p>
    <w:p w14:paraId="6E304840" w14:textId="024BED89" w:rsidR="00143545" w:rsidRDefault="001A3F79" w:rsidP="00192157">
      <w:pPr>
        <w:spacing w:line="360" w:lineRule="auto"/>
        <w:rPr>
          <w:rFonts w:ascii="Times New Roman" w:hAnsi="Times New Roman"/>
          <w:sz w:val="24"/>
          <w:szCs w:val="24"/>
        </w:rPr>
      </w:pPr>
      <w:r>
        <w:rPr>
          <w:rFonts w:ascii="Times New Roman" w:hAnsi="Times New Roman"/>
          <w:sz w:val="24"/>
          <w:szCs w:val="24"/>
        </w:rPr>
        <w:tab/>
      </w:r>
      <w:r w:rsidRPr="001A3F79">
        <w:rPr>
          <w:rFonts w:ascii="Times New Roman" w:hAnsi="Times New Roman" w:hint="eastAsia"/>
          <w:sz w:val="24"/>
          <w:szCs w:val="24"/>
        </w:rPr>
        <w:t>所谓可行性分析，便是对项目进行调查研究和分析比较，从技术、经济、工程等角度进行兼顾对比，同时需要科学的预测项目建成以后的结果，包含财务、经济效益和社会环境影响等方面，为项目决策提供一些公正、可靠、科学的咨询意见。需要对经济、技术、社会环境等方面进行分析得出结果，然后分析解决方案是否可行，在最终分析解决方案后，如果项目可行，并且有一定的经济效益和社会效益，便可以开始计算机的系统的开发。</w:t>
      </w:r>
    </w:p>
    <w:p w14:paraId="35E4432A" w14:textId="5107599B" w:rsidR="001A3F79" w:rsidRDefault="001A3F79" w:rsidP="00192157">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本文主要讨论技术可行性，主要以项目开发的技术角度，设计合理的技术方案，进行分析、比较和评价，</w:t>
      </w:r>
      <w:r w:rsidRPr="001A3F79">
        <w:rPr>
          <w:rFonts w:ascii="Times New Roman" w:hAnsi="Times New Roman" w:hint="eastAsia"/>
          <w:sz w:val="24"/>
          <w:szCs w:val="24"/>
        </w:rPr>
        <w:t>是指决策的技术和决策方案的技术不能突破组织所拥有的或有关人员所掌握的技术资源条件的边界</w:t>
      </w:r>
      <w:r>
        <w:rPr>
          <w:rFonts w:ascii="Times New Roman" w:hAnsi="Times New Roman" w:hint="eastAsia"/>
          <w:sz w:val="24"/>
          <w:szCs w:val="24"/>
        </w:rPr>
        <w:t>。</w:t>
      </w:r>
    </w:p>
    <w:p w14:paraId="2F65520C" w14:textId="4228AA28" w:rsidR="001A3F79" w:rsidRDefault="001A3F79" w:rsidP="00192157">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前端部分，我们使用</w:t>
      </w:r>
      <w:proofErr w:type="spellStart"/>
      <w:r>
        <w:rPr>
          <w:rFonts w:ascii="Times New Roman" w:hAnsi="Times New Roman" w:hint="eastAsia"/>
          <w:sz w:val="24"/>
          <w:szCs w:val="24"/>
        </w:rPr>
        <w:t>vue</w:t>
      </w:r>
      <w:proofErr w:type="spellEnd"/>
      <w:r>
        <w:rPr>
          <w:rFonts w:ascii="Times New Roman" w:hAnsi="Times New Roman" w:hint="eastAsia"/>
          <w:sz w:val="24"/>
          <w:szCs w:val="24"/>
        </w:rPr>
        <w:t>框架，在前端发展迅猛的今天，</w:t>
      </w:r>
      <w:proofErr w:type="spellStart"/>
      <w:r>
        <w:rPr>
          <w:rFonts w:ascii="Times New Roman" w:hAnsi="Times New Roman" w:hint="eastAsia"/>
          <w:sz w:val="24"/>
          <w:szCs w:val="24"/>
        </w:rPr>
        <w:t>vue</w:t>
      </w:r>
      <w:proofErr w:type="spellEnd"/>
      <w:r>
        <w:rPr>
          <w:rFonts w:ascii="Times New Roman" w:hAnsi="Times New Roman" w:hint="eastAsia"/>
          <w:sz w:val="24"/>
          <w:szCs w:val="24"/>
        </w:rPr>
        <w:t>作为</w:t>
      </w:r>
      <w:r>
        <w:rPr>
          <w:rFonts w:ascii="Times New Roman" w:hAnsi="Times New Roman" w:hint="eastAsia"/>
          <w:sz w:val="24"/>
          <w:szCs w:val="24"/>
        </w:rPr>
        <w:t>GitHub</w:t>
      </w:r>
      <w:r>
        <w:rPr>
          <w:rFonts w:ascii="Times New Roman" w:hAnsi="Times New Roman" w:hint="eastAsia"/>
          <w:sz w:val="24"/>
          <w:szCs w:val="24"/>
        </w:rPr>
        <w:t>上</w:t>
      </w:r>
      <w:r>
        <w:rPr>
          <w:rFonts w:ascii="Times New Roman" w:hAnsi="Times New Roman" w:hint="eastAsia"/>
          <w:sz w:val="24"/>
          <w:szCs w:val="24"/>
        </w:rPr>
        <w:t>stars</w:t>
      </w:r>
      <w:r>
        <w:rPr>
          <w:rFonts w:ascii="Times New Roman" w:hAnsi="Times New Roman" w:hint="eastAsia"/>
          <w:sz w:val="24"/>
          <w:szCs w:val="24"/>
        </w:rPr>
        <w:t>数量排名第四的项目，有着越来越多的</w:t>
      </w:r>
      <w:r w:rsidR="00F80F75">
        <w:rPr>
          <w:rFonts w:ascii="Times New Roman" w:hAnsi="Times New Roman" w:hint="eastAsia"/>
          <w:sz w:val="24"/>
          <w:szCs w:val="24"/>
        </w:rPr>
        <w:t>基于</w:t>
      </w:r>
      <w:proofErr w:type="spellStart"/>
      <w:r w:rsidR="00F80F75">
        <w:rPr>
          <w:rFonts w:ascii="Times New Roman" w:hAnsi="Times New Roman" w:hint="eastAsia"/>
          <w:sz w:val="24"/>
          <w:szCs w:val="24"/>
        </w:rPr>
        <w:t>vue</w:t>
      </w:r>
      <w:proofErr w:type="spellEnd"/>
      <w:r w:rsidR="00F80F75">
        <w:rPr>
          <w:rFonts w:ascii="Times New Roman" w:hAnsi="Times New Roman" w:hint="eastAsia"/>
          <w:sz w:val="24"/>
          <w:szCs w:val="24"/>
        </w:rPr>
        <w:t>封装的组件</w:t>
      </w:r>
      <w:proofErr w:type="gramStart"/>
      <w:r w:rsidR="00F80F75">
        <w:rPr>
          <w:rFonts w:ascii="Times New Roman" w:hAnsi="Times New Roman" w:hint="eastAsia"/>
          <w:sz w:val="24"/>
          <w:szCs w:val="24"/>
        </w:rPr>
        <w:t>供项目</w:t>
      </w:r>
      <w:proofErr w:type="gramEnd"/>
      <w:r w:rsidR="00F80F75">
        <w:rPr>
          <w:rFonts w:ascii="Times New Roman" w:hAnsi="Times New Roman" w:hint="eastAsia"/>
          <w:sz w:val="24"/>
          <w:szCs w:val="24"/>
        </w:rPr>
        <w:t>开发使用，例如本项目所使用的富文本编辑器、代码编辑器、</w:t>
      </w:r>
      <w:r w:rsidR="00F80F75">
        <w:rPr>
          <w:rFonts w:ascii="Times New Roman" w:hAnsi="Times New Roman" w:hint="eastAsia"/>
          <w:sz w:val="24"/>
          <w:szCs w:val="24"/>
        </w:rPr>
        <w:t>JSON</w:t>
      </w:r>
      <w:r w:rsidR="00F80F75">
        <w:rPr>
          <w:rFonts w:ascii="Times New Roman" w:hAnsi="Times New Roman" w:hint="eastAsia"/>
          <w:sz w:val="24"/>
          <w:szCs w:val="24"/>
        </w:rPr>
        <w:t>解析等组件，均能找到兼容</w:t>
      </w:r>
      <w:proofErr w:type="spellStart"/>
      <w:r w:rsidR="00F80F75">
        <w:rPr>
          <w:rFonts w:ascii="Times New Roman" w:hAnsi="Times New Roman" w:hint="eastAsia"/>
          <w:sz w:val="24"/>
          <w:szCs w:val="24"/>
        </w:rPr>
        <w:t>vue</w:t>
      </w:r>
      <w:proofErr w:type="spellEnd"/>
      <w:r w:rsidR="00F80F75">
        <w:rPr>
          <w:rFonts w:ascii="Times New Roman" w:hAnsi="Times New Roman" w:hint="eastAsia"/>
          <w:sz w:val="24"/>
          <w:szCs w:val="24"/>
        </w:rPr>
        <w:t>的项目通过</w:t>
      </w:r>
      <w:proofErr w:type="spellStart"/>
      <w:r w:rsidR="00F80F75">
        <w:rPr>
          <w:rFonts w:ascii="Times New Roman" w:hAnsi="Times New Roman" w:hint="eastAsia"/>
          <w:sz w:val="24"/>
          <w:szCs w:val="24"/>
        </w:rPr>
        <w:t>npm</w:t>
      </w:r>
      <w:proofErr w:type="spellEnd"/>
      <w:r w:rsidR="00F80F75">
        <w:rPr>
          <w:rFonts w:ascii="Times New Roman" w:hAnsi="Times New Roman" w:hint="eastAsia"/>
          <w:sz w:val="24"/>
          <w:szCs w:val="24"/>
        </w:rPr>
        <w:t>导入，大大缩短了开发周期。</w:t>
      </w:r>
    </w:p>
    <w:p w14:paraId="0F55F121" w14:textId="31B1C309" w:rsidR="00362383" w:rsidRDefault="00F80F75" w:rsidP="00192157">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后端方面，</w:t>
      </w:r>
      <w:r w:rsidR="00362383">
        <w:rPr>
          <w:rFonts w:ascii="Times New Roman" w:hAnsi="Times New Roman" w:hint="eastAsia"/>
          <w:sz w:val="24"/>
          <w:szCs w:val="24"/>
        </w:rPr>
        <w:t>N</w:t>
      </w:r>
      <w:r w:rsidR="00362383">
        <w:rPr>
          <w:rFonts w:ascii="Times New Roman" w:hAnsi="Times New Roman"/>
          <w:sz w:val="24"/>
          <w:szCs w:val="24"/>
        </w:rPr>
        <w:t>o</w:t>
      </w:r>
      <w:r w:rsidR="00362383">
        <w:rPr>
          <w:rFonts w:ascii="Times New Roman" w:hAnsi="Times New Roman" w:hint="eastAsia"/>
          <w:sz w:val="24"/>
          <w:szCs w:val="24"/>
        </w:rPr>
        <w:t>de</w:t>
      </w:r>
      <w:r w:rsidR="00362383">
        <w:rPr>
          <w:rFonts w:ascii="Times New Roman" w:hAnsi="Times New Roman"/>
          <w:sz w:val="24"/>
          <w:szCs w:val="24"/>
        </w:rPr>
        <w:t>.js</w:t>
      </w:r>
      <w:r w:rsidR="00362383">
        <w:rPr>
          <w:rFonts w:ascii="Times New Roman" w:hAnsi="Times New Roman" w:hint="eastAsia"/>
          <w:sz w:val="24"/>
          <w:szCs w:val="24"/>
        </w:rPr>
        <w:t>提供了诸多库，项目可以使用</w:t>
      </w:r>
      <w:r w:rsidR="00362383">
        <w:rPr>
          <w:rFonts w:ascii="Times New Roman" w:hAnsi="Times New Roman" w:hint="eastAsia"/>
          <w:sz w:val="24"/>
          <w:szCs w:val="24"/>
        </w:rPr>
        <w:t>Express</w:t>
      </w:r>
      <w:r w:rsidR="00362383">
        <w:rPr>
          <w:rFonts w:ascii="Times New Roman" w:hAnsi="Times New Roman" w:hint="eastAsia"/>
          <w:sz w:val="24"/>
          <w:szCs w:val="24"/>
        </w:rPr>
        <w:t>进行新建</w:t>
      </w:r>
      <w:r w:rsidR="00362383">
        <w:rPr>
          <w:rFonts w:ascii="Times New Roman" w:hAnsi="Times New Roman" w:hint="eastAsia"/>
          <w:sz w:val="24"/>
          <w:szCs w:val="24"/>
        </w:rPr>
        <w:t>Server</w:t>
      </w:r>
      <w:r w:rsidR="00362383">
        <w:rPr>
          <w:rFonts w:ascii="Times New Roman" w:hAnsi="Times New Roman" w:hint="eastAsia"/>
          <w:sz w:val="24"/>
          <w:szCs w:val="24"/>
        </w:rPr>
        <w:t>服务、配置路由、中间件、参数预处理、错误处理等功能；使用</w:t>
      </w:r>
      <w:r w:rsidR="00362383">
        <w:rPr>
          <w:rFonts w:ascii="Times New Roman" w:hAnsi="Times New Roman" w:hint="eastAsia"/>
          <w:sz w:val="24"/>
          <w:szCs w:val="24"/>
        </w:rPr>
        <w:t>orm</w:t>
      </w:r>
      <w:r w:rsidR="00362383">
        <w:rPr>
          <w:rFonts w:ascii="Times New Roman" w:hAnsi="Times New Roman"/>
          <w:sz w:val="24"/>
          <w:szCs w:val="24"/>
        </w:rPr>
        <w:t>2</w:t>
      </w:r>
      <w:r w:rsidR="00362383">
        <w:rPr>
          <w:rFonts w:ascii="Times New Roman" w:hAnsi="Times New Roman" w:hint="eastAsia"/>
          <w:sz w:val="24"/>
          <w:szCs w:val="24"/>
        </w:rPr>
        <w:t>（</w:t>
      </w:r>
      <w:r w:rsidR="00362383" w:rsidRPr="00362383">
        <w:rPr>
          <w:rFonts w:ascii="Times New Roman" w:hAnsi="Times New Roman"/>
          <w:sz w:val="24"/>
          <w:szCs w:val="24"/>
        </w:rPr>
        <w:t>Object Relational Mapping</w:t>
      </w:r>
      <w:r w:rsidR="00362383">
        <w:rPr>
          <w:rFonts w:ascii="Times New Roman" w:hAnsi="Times New Roman" w:hint="eastAsia"/>
          <w:sz w:val="24"/>
          <w:szCs w:val="24"/>
        </w:rPr>
        <w:t>）进行服务端与数据库的连接操作，它可以</w:t>
      </w:r>
      <w:r w:rsidR="00362383" w:rsidRPr="00362383">
        <w:rPr>
          <w:rFonts w:ascii="Times New Roman" w:hAnsi="Times New Roman" w:hint="eastAsia"/>
          <w:sz w:val="24"/>
          <w:szCs w:val="24"/>
        </w:rPr>
        <w:t>创建模型，同步，删除，批量创建，获取，查找，移除，计数，聚合函数，</w:t>
      </w:r>
      <w:r w:rsidR="009277AC">
        <w:rPr>
          <w:rFonts w:ascii="Times New Roman" w:hAnsi="Times New Roman" w:hint="eastAsia"/>
          <w:sz w:val="24"/>
          <w:szCs w:val="24"/>
        </w:rPr>
        <w:t>还可以</w:t>
      </w:r>
      <w:r w:rsidR="00362383" w:rsidRPr="00362383">
        <w:rPr>
          <w:rFonts w:ascii="Times New Roman" w:hAnsi="Times New Roman" w:hint="eastAsia"/>
          <w:sz w:val="24"/>
          <w:szCs w:val="24"/>
        </w:rPr>
        <w:t>创建模型的关联，查找，检查，创建和移除</w:t>
      </w:r>
      <w:r w:rsidR="009277AC">
        <w:rPr>
          <w:rFonts w:ascii="Times New Roman" w:hAnsi="Times New Roman" w:hint="eastAsia"/>
          <w:sz w:val="24"/>
          <w:szCs w:val="24"/>
        </w:rPr>
        <w:t>。</w:t>
      </w:r>
    </w:p>
    <w:p w14:paraId="0B94101B" w14:textId="55D05270" w:rsidR="009277AC" w:rsidRDefault="009277AC" w:rsidP="00192157">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基于此，本系统的开发是完全可行的。</w:t>
      </w:r>
    </w:p>
    <w:p w14:paraId="53AE509D" w14:textId="4F487AD1" w:rsidR="009277AC" w:rsidRDefault="009277AC" w:rsidP="009277AC">
      <w:pPr>
        <w:spacing w:line="360" w:lineRule="auto"/>
        <w:outlineLvl w:val="1"/>
        <w:rPr>
          <w:rFonts w:ascii="Times New Roman" w:hAnsi="Times New Roman"/>
          <w:szCs w:val="24"/>
        </w:rPr>
      </w:pPr>
      <w:bookmarkStart w:id="29" w:name="_Toc72610883"/>
      <w:r>
        <w:rPr>
          <w:rFonts w:ascii="Times New Roman" w:hAnsi="Times New Roman"/>
          <w:b/>
          <w:sz w:val="28"/>
          <w:szCs w:val="28"/>
        </w:rPr>
        <w:t>3.2</w:t>
      </w:r>
      <w:r>
        <w:rPr>
          <w:rFonts w:ascii="Times New Roman" w:eastAsia="黑体" w:hAnsi="Times New Roman"/>
          <w:sz w:val="28"/>
          <w:szCs w:val="28"/>
        </w:rPr>
        <w:t xml:space="preserve"> </w:t>
      </w:r>
      <w:r>
        <w:rPr>
          <w:rFonts w:ascii="Times New Roman" w:eastAsia="黑体" w:hAnsi="Times New Roman" w:hint="eastAsia"/>
          <w:b/>
          <w:sz w:val="28"/>
          <w:szCs w:val="28"/>
        </w:rPr>
        <w:t>需求分析</w:t>
      </w:r>
      <w:bookmarkEnd w:id="29"/>
    </w:p>
    <w:p w14:paraId="34A87F1A" w14:textId="3754E7EF" w:rsidR="006120BE" w:rsidRDefault="009277AC" w:rsidP="00192157">
      <w:pPr>
        <w:spacing w:line="360" w:lineRule="auto"/>
        <w:rPr>
          <w:rFonts w:ascii="Times New Roman" w:hAnsi="Times New Roman"/>
          <w:sz w:val="24"/>
          <w:szCs w:val="24"/>
        </w:rPr>
      </w:pPr>
      <w:r>
        <w:rPr>
          <w:rFonts w:ascii="Times New Roman" w:hAnsi="Times New Roman"/>
          <w:sz w:val="24"/>
          <w:szCs w:val="24"/>
        </w:rPr>
        <w:tab/>
      </w:r>
      <w:r w:rsidRPr="009277AC">
        <w:rPr>
          <w:rFonts w:ascii="Times New Roman" w:hAnsi="Times New Roman" w:hint="eastAsia"/>
          <w:sz w:val="24"/>
          <w:szCs w:val="24"/>
        </w:rPr>
        <w:t>需求分析是软件计划阶段的重要活动，也是软件生存周期中的一个重要环节需求分析的目标是把用户对待开发软件提出的“要求”或“需要”进行分析与整理，确认后形成描述完整、清晰与规范的文档，确定软件需要实现哪些功能，完成哪些工作。</w:t>
      </w:r>
    </w:p>
    <w:p w14:paraId="33F76BEE" w14:textId="5E06599B" w:rsidR="009277AC" w:rsidRDefault="009277AC" w:rsidP="006120BE">
      <w:pPr>
        <w:spacing w:line="360" w:lineRule="auto"/>
        <w:ind w:firstLine="420"/>
        <w:rPr>
          <w:rFonts w:ascii="Times New Roman" w:hAnsi="Times New Roman"/>
          <w:sz w:val="24"/>
          <w:szCs w:val="24"/>
        </w:rPr>
      </w:pPr>
      <w:r>
        <w:rPr>
          <w:rFonts w:ascii="Times New Roman" w:hAnsi="Times New Roman" w:hint="eastAsia"/>
          <w:sz w:val="24"/>
          <w:szCs w:val="24"/>
        </w:rPr>
        <w:t>在</w:t>
      </w:r>
      <w:r>
        <w:rPr>
          <w:rFonts w:ascii="Times New Roman" w:hAnsi="Times New Roman" w:hint="eastAsia"/>
          <w:sz w:val="24"/>
          <w:szCs w:val="24"/>
        </w:rPr>
        <w:t>3</w:t>
      </w:r>
      <w:r>
        <w:rPr>
          <w:rFonts w:ascii="Times New Roman" w:hAnsi="Times New Roman"/>
          <w:sz w:val="24"/>
          <w:szCs w:val="24"/>
        </w:rPr>
        <w:t>.1</w:t>
      </w:r>
      <w:r>
        <w:rPr>
          <w:rFonts w:ascii="Times New Roman" w:hAnsi="Times New Roman" w:hint="eastAsia"/>
          <w:sz w:val="24"/>
          <w:szCs w:val="24"/>
        </w:rPr>
        <w:t>中，对项目的可行性分析的过程中，已经简单地分析了项目的基本需求，也讨论了开发平台和软件的可行性，但为了清楚系统设计目标，现对</w:t>
      </w:r>
      <w:r w:rsidR="006120BE">
        <w:rPr>
          <w:rFonts w:ascii="Times New Roman" w:hAnsi="Times New Roman" w:hint="eastAsia"/>
          <w:sz w:val="24"/>
          <w:szCs w:val="24"/>
        </w:rPr>
        <w:t>子系统进行进一步分析。</w:t>
      </w:r>
    </w:p>
    <w:p w14:paraId="77BE1EBE" w14:textId="07594BB1" w:rsidR="009277AC" w:rsidRDefault="008D0631" w:rsidP="00192157">
      <w:pPr>
        <w:spacing w:line="360"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hint="eastAsia"/>
          <w:sz w:val="24"/>
          <w:szCs w:val="24"/>
        </w:rPr>
        <w:t>系统功能结构图如图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hint="eastAsia"/>
          <w:sz w:val="24"/>
          <w:szCs w:val="24"/>
        </w:rPr>
        <w:t>所示，其中包括登录功能界面、在线工具界面、用户相关界面</w:t>
      </w:r>
      <w:r w:rsidR="004A3FFE">
        <w:rPr>
          <w:rFonts w:ascii="Times New Roman" w:hAnsi="Times New Roman" w:hint="eastAsia"/>
          <w:sz w:val="24"/>
          <w:szCs w:val="24"/>
        </w:rPr>
        <w:t>、</w:t>
      </w:r>
      <w:r>
        <w:rPr>
          <w:rFonts w:ascii="Times New Roman" w:hAnsi="Times New Roman" w:hint="eastAsia"/>
          <w:sz w:val="24"/>
          <w:szCs w:val="24"/>
        </w:rPr>
        <w:t>文章相关界面</w:t>
      </w:r>
      <w:r w:rsidR="004A3FFE">
        <w:rPr>
          <w:rFonts w:ascii="Times New Roman" w:hAnsi="Times New Roman" w:hint="eastAsia"/>
          <w:sz w:val="24"/>
          <w:szCs w:val="24"/>
        </w:rPr>
        <w:t>和管理员模块</w:t>
      </w:r>
      <w:r>
        <w:rPr>
          <w:rFonts w:ascii="Times New Roman" w:hAnsi="Times New Roman" w:hint="eastAsia"/>
          <w:sz w:val="24"/>
          <w:szCs w:val="24"/>
        </w:rPr>
        <w:t>。</w:t>
      </w:r>
    </w:p>
    <w:p w14:paraId="24E1C6F5" w14:textId="126610D9" w:rsidR="008D0631" w:rsidRDefault="004A3FFE" w:rsidP="004A3FFE">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8167D0E" wp14:editId="1B727E5A">
            <wp:extent cx="5267325" cy="2057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057400"/>
                    </a:xfrm>
                    <a:prstGeom prst="rect">
                      <a:avLst/>
                    </a:prstGeom>
                    <a:noFill/>
                    <a:ln>
                      <a:noFill/>
                    </a:ln>
                  </pic:spPr>
                </pic:pic>
              </a:graphicData>
            </a:graphic>
          </wp:inline>
        </w:drawing>
      </w:r>
    </w:p>
    <w:p w14:paraId="6FFAEDB2" w14:textId="2DBB9D2D" w:rsidR="008D0631" w:rsidRPr="00FE4A81" w:rsidRDefault="008D0631" w:rsidP="008D0631">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1 </w:t>
      </w:r>
      <w:r>
        <w:rPr>
          <w:rFonts w:ascii="Times New Roman" w:eastAsia="黑体" w:hAnsi="Times New Roman" w:hint="eastAsia"/>
          <w:bCs/>
          <w:szCs w:val="24"/>
        </w:rPr>
        <w:t>系统功能结构图</w:t>
      </w:r>
    </w:p>
    <w:p w14:paraId="4F97EABB" w14:textId="77777777" w:rsidR="00C55CE1" w:rsidRDefault="00C55CE1" w:rsidP="00C55CE1">
      <w:pPr>
        <w:spacing w:line="360" w:lineRule="auto"/>
        <w:outlineLvl w:val="2"/>
        <w:rPr>
          <w:rFonts w:ascii="Times New Roman" w:eastAsia="黑体" w:hAnsi="Times New Roman"/>
          <w:b/>
          <w:sz w:val="24"/>
          <w:szCs w:val="24"/>
        </w:rPr>
      </w:pPr>
      <w:bookmarkStart w:id="30" w:name="_Toc72610884"/>
      <w:r>
        <w:rPr>
          <w:rFonts w:ascii="Times New Roman" w:eastAsia="黑体" w:hAnsi="Times New Roman"/>
          <w:b/>
          <w:sz w:val="24"/>
          <w:szCs w:val="24"/>
        </w:rPr>
        <w:t>3.2.1</w:t>
      </w:r>
      <w:r>
        <w:rPr>
          <w:rFonts w:ascii="Times New Roman" w:eastAsia="黑体" w:hAnsi="Times New Roman"/>
          <w:sz w:val="24"/>
          <w:szCs w:val="24"/>
        </w:rPr>
        <w:t xml:space="preserve"> </w:t>
      </w:r>
      <w:r>
        <w:rPr>
          <w:rFonts w:ascii="Times New Roman" w:eastAsia="黑体" w:hAnsi="Times New Roman" w:hint="eastAsia"/>
          <w:b/>
          <w:sz w:val="24"/>
          <w:szCs w:val="24"/>
        </w:rPr>
        <w:t>登录模块</w:t>
      </w:r>
      <w:bookmarkEnd w:id="30"/>
    </w:p>
    <w:p w14:paraId="0D3D242C" w14:textId="665BD804" w:rsidR="008D0631" w:rsidRDefault="00C55CE1" w:rsidP="008D063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本系统一共分为三种用户角色，分别是用户、游客和管理员。用户具有对文章的操作功能，如点赞、评论和删除，而访客仅可以查看文章，因此系统加入了登录模块，允许游客输入相关信息进行账号的注册和登录，</w:t>
      </w:r>
      <w:r w:rsidR="003402C7">
        <w:rPr>
          <w:rFonts w:ascii="Times New Roman" w:hAnsi="Times New Roman" w:hint="eastAsia"/>
          <w:sz w:val="24"/>
          <w:szCs w:val="24"/>
        </w:rPr>
        <w:t>登录成功便可以进行相关操作。使用账号来对访客进行功能限制，可以防止非法用户对数据进行篡改，进而保证了系统安全。</w:t>
      </w:r>
    </w:p>
    <w:p w14:paraId="2FC7C1D9" w14:textId="30C35044" w:rsidR="003402C7" w:rsidRDefault="003402C7" w:rsidP="00307F6B">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0CB23D7" wp14:editId="3F1ED463">
            <wp:extent cx="4924425" cy="27961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6044" cy="2797066"/>
                    </a:xfrm>
                    <a:prstGeom prst="rect">
                      <a:avLst/>
                    </a:prstGeom>
                    <a:noFill/>
                    <a:ln>
                      <a:noFill/>
                    </a:ln>
                  </pic:spPr>
                </pic:pic>
              </a:graphicData>
            </a:graphic>
          </wp:inline>
        </w:drawing>
      </w:r>
    </w:p>
    <w:p w14:paraId="2C0B460A" w14:textId="008FB346" w:rsidR="00307F6B" w:rsidRPr="00FE4A81" w:rsidRDefault="00307F6B" w:rsidP="00307F6B">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2 </w:t>
      </w:r>
      <w:r>
        <w:rPr>
          <w:rFonts w:ascii="Times New Roman" w:eastAsia="黑体" w:hAnsi="Times New Roman" w:hint="eastAsia"/>
          <w:bCs/>
          <w:szCs w:val="24"/>
        </w:rPr>
        <w:t>用户登录模块用例图</w:t>
      </w:r>
    </w:p>
    <w:p w14:paraId="78C7F89C" w14:textId="77777777" w:rsidR="001D16EA" w:rsidRDefault="001D16EA" w:rsidP="001D16EA">
      <w:pPr>
        <w:spacing w:line="360" w:lineRule="auto"/>
        <w:ind w:firstLine="420"/>
        <w:rPr>
          <w:rFonts w:ascii="Times New Roman" w:hAnsi="Times New Roman"/>
          <w:sz w:val="24"/>
          <w:szCs w:val="24"/>
        </w:rPr>
      </w:pPr>
    </w:p>
    <w:p w14:paraId="4853B7AE" w14:textId="3683C922" w:rsidR="00C55CE1" w:rsidRDefault="001D16EA" w:rsidP="001D16EA">
      <w:pPr>
        <w:spacing w:line="360" w:lineRule="auto"/>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是用户登录模块详细设计流程图：</w:t>
      </w:r>
    </w:p>
    <w:p w14:paraId="623BF51D" w14:textId="643F4344" w:rsidR="00C55CE1" w:rsidRDefault="001D16EA" w:rsidP="001D16EA">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7674AFC8" wp14:editId="0D159683">
            <wp:extent cx="5276850" cy="3762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762375"/>
                    </a:xfrm>
                    <a:prstGeom prst="rect">
                      <a:avLst/>
                    </a:prstGeom>
                    <a:noFill/>
                    <a:ln>
                      <a:noFill/>
                    </a:ln>
                  </pic:spPr>
                </pic:pic>
              </a:graphicData>
            </a:graphic>
          </wp:inline>
        </w:drawing>
      </w:r>
    </w:p>
    <w:p w14:paraId="12FC3016" w14:textId="04AED0CD" w:rsidR="001D16EA" w:rsidRPr="00FE4A81" w:rsidRDefault="001D16EA" w:rsidP="001D16EA">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3 </w:t>
      </w:r>
      <w:r>
        <w:rPr>
          <w:rFonts w:ascii="Times New Roman" w:eastAsia="黑体" w:hAnsi="Times New Roman" w:hint="eastAsia"/>
          <w:bCs/>
          <w:szCs w:val="24"/>
        </w:rPr>
        <w:t>用户登录模块流程图</w:t>
      </w:r>
    </w:p>
    <w:p w14:paraId="6A0485C5" w14:textId="00EF7CC3" w:rsidR="001D16EA" w:rsidRDefault="001D16EA" w:rsidP="001D16EA">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如图</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所示，访客进入登录模块时，进入登录主页，如果用访客拥有已注册的账号，则用户可以输入账号密码进行登录，否则需要前往注册页面进行注册，而注册时如果账号或昵称重复，则需要重新输入注册信息。在输入账号密码进行登录时，如果账号或密码验证错误，则需要重新输入。考虑到用户可能会忘记自己的账号密码，系统提供了找回密码的功能，用户只需输入账号和绑定邮箱，系统便会向该邮箱发送</w:t>
      </w:r>
      <w:r>
        <w:rPr>
          <w:rFonts w:ascii="Times New Roman" w:hAnsi="Times New Roman" w:hint="eastAsia"/>
          <w:sz w:val="24"/>
          <w:szCs w:val="24"/>
        </w:rPr>
        <w:t>6</w:t>
      </w:r>
      <w:r>
        <w:rPr>
          <w:rFonts w:ascii="Times New Roman" w:hAnsi="Times New Roman" w:hint="eastAsia"/>
          <w:sz w:val="24"/>
          <w:szCs w:val="24"/>
        </w:rPr>
        <w:t>位数的验证码，在匹配成功后，便可以修改密码进行登录。登录成功后，用户便可以进行一系列授权操作。</w:t>
      </w:r>
    </w:p>
    <w:p w14:paraId="2CDE00A2" w14:textId="64D76958" w:rsidR="004A3FFE" w:rsidRDefault="004A3FFE" w:rsidP="004A3FFE">
      <w:pPr>
        <w:spacing w:line="360" w:lineRule="auto"/>
        <w:outlineLvl w:val="2"/>
        <w:rPr>
          <w:rFonts w:ascii="Times New Roman" w:eastAsia="黑体" w:hAnsi="Times New Roman"/>
          <w:b/>
          <w:sz w:val="24"/>
          <w:szCs w:val="24"/>
        </w:rPr>
      </w:pPr>
      <w:bookmarkStart w:id="31" w:name="_Toc72610885"/>
      <w:r>
        <w:rPr>
          <w:rFonts w:ascii="Times New Roman" w:eastAsia="黑体" w:hAnsi="Times New Roman"/>
          <w:b/>
          <w:sz w:val="24"/>
          <w:szCs w:val="24"/>
        </w:rPr>
        <w:t>3.2.2</w:t>
      </w:r>
      <w:r>
        <w:rPr>
          <w:rFonts w:ascii="Times New Roman" w:eastAsia="黑体" w:hAnsi="Times New Roman"/>
          <w:sz w:val="24"/>
          <w:szCs w:val="24"/>
        </w:rPr>
        <w:t xml:space="preserve"> </w:t>
      </w:r>
      <w:r w:rsidR="009E0B3A" w:rsidRPr="009E0B3A">
        <w:rPr>
          <w:rFonts w:ascii="Times New Roman" w:eastAsia="黑体" w:hAnsi="Times New Roman" w:hint="eastAsia"/>
          <w:b/>
          <w:bCs/>
          <w:sz w:val="24"/>
          <w:szCs w:val="24"/>
        </w:rPr>
        <w:t>在线</w:t>
      </w:r>
      <w:r>
        <w:rPr>
          <w:rFonts w:ascii="Times New Roman" w:eastAsia="黑体" w:hAnsi="Times New Roman" w:hint="eastAsia"/>
          <w:b/>
          <w:sz w:val="24"/>
          <w:szCs w:val="24"/>
        </w:rPr>
        <w:t>工具模块</w:t>
      </w:r>
      <w:bookmarkEnd w:id="31"/>
    </w:p>
    <w:p w14:paraId="317AD05A" w14:textId="49BA7D1D" w:rsidR="00C55CE1" w:rsidRDefault="004A3FFE" w:rsidP="008D063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本系统的主要功能之一就是在线工具，每一个进入网站的访客，都可以进行在线工具的使用，无需登录。</w:t>
      </w:r>
      <w:r w:rsidR="004E052E">
        <w:rPr>
          <w:rFonts w:ascii="Times New Roman" w:hAnsi="Times New Roman" w:hint="eastAsia"/>
          <w:sz w:val="24"/>
          <w:szCs w:val="24"/>
        </w:rPr>
        <w:t>由于技术原因，在线编译器部分系统借用了菜鸟教程的现有接口。</w:t>
      </w:r>
    </w:p>
    <w:p w14:paraId="12459925" w14:textId="38D45C39" w:rsidR="004A3FFE" w:rsidRDefault="004A3FFE" w:rsidP="004A3FFE">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4F06D2E" wp14:editId="2BCA8BA4">
            <wp:extent cx="2571750" cy="11161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346" cy="1140694"/>
                    </a:xfrm>
                    <a:prstGeom prst="rect">
                      <a:avLst/>
                    </a:prstGeom>
                    <a:noFill/>
                    <a:ln>
                      <a:noFill/>
                    </a:ln>
                  </pic:spPr>
                </pic:pic>
              </a:graphicData>
            </a:graphic>
          </wp:inline>
        </w:drawing>
      </w:r>
    </w:p>
    <w:p w14:paraId="635E9448" w14:textId="76F7A834" w:rsidR="004A3FFE" w:rsidRPr="00FE4A81" w:rsidRDefault="004A3FFE" w:rsidP="004A3FFE">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4 </w:t>
      </w:r>
      <w:r w:rsidR="009E0B3A">
        <w:rPr>
          <w:rFonts w:ascii="Times New Roman" w:eastAsia="黑体" w:hAnsi="Times New Roman" w:hint="eastAsia"/>
          <w:bCs/>
          <w:szCs w:val="24"/>
        </w:rPr>
        <w:t>在线</w:t>
      </w:r>
      <w:r>
        <w:rPr>
          <w:rFonts w:ascii="Times New Roman" w:eastAsia="黑体" w:hAnsi="Times New Roman" w:hint="eastAsia"/>
          <w:bCs/>
          <w:szCs w:val="24"/>
        </w:rPr>
        <w:t>工具模块用例图</w:t>
      </w:r>
    </w:p>
    <w:p w14:paraId="37A4837D" w14:textId="60067602" w:rsidR="004A3FFE" w:rsidRDefault="004A3FFE" w:rsidP="004A3FFE">
      <w:pPr>
        <w:spacing w:line="360" w:lineRule="auto"/>
        <w:outlineLvl w:val="2"/>
        <w:rPr>
          <w:rFonts w:ascii="Times New Roman" w:eastAsia="黑体" w:hAnsi="Times New Roman"/>
          <w:b/>
          <w:sz w:val="24"/>
          <w:szCs w:val="24"/>
        </w:rPr>
      </w:pPr>
      <w:bookmarkStart w:id="32" w:name="_Toc72610886"/>
      <w:r>
        <w:rPr>
          <w:rFonts w:ascii="Times New Roman" w:eastAsia="黑体" w:hAnsi="Times New Roman"/>
          <w:b/>
          <w:sz w:val="24"/>
          <w:szCs w:val="24"/>
        </w:rPr>
        <w:lastRenderedPageBreak/>
        <w:t>3.2.3</w:t>
      </w:r>
      <w:r>
        <w:rPr>
          <w:rFonts w:ascii="Times New Roman" w:eastAsia="黑体" w:hAnsi="Times New Roman"/>
          <w:sz w:val="24"/>
          <w:szCs w:val="24"/>
        </w:rPr>
        <w:t xml:space="preserve"> </w:t>
      </w:r>
      <w:r>
        <w:rPr>
          <w:rFonts w:ascii="Times New Roman" w:eastAsia="黑体" w:hAnsi="Times New Roman" w:hint="eastAsia"/>
          <w:b/>
          <w:sz w:val="24"/>
          <w:szCs w:val="24"/>
        </w:rPr>
        <w:t>文章模块</w:t>
      </w:r>
      <w:bookmarkEnd w:id="32"/>
    </w:p>
    <w:p w14:paraId="45E2C83B" w14:textId="4BFF3CD8" w:rsidR="004A3FFE" w:rsidRDefault="009E0B3A" w:rsidP="004A3FFE">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系统为用户提供了文章的</w:t>
      </w:r>
      <w:proofErr w:type="gramStart"/>
      <w:r>
        <w:rPr>
          <w:rFonts w:ascii="Times New Roman" w:hAnsi="Times New Roman" w:hint="eastAsia"/>
          <w:sz w:val="24"/>
          <w:szCs w:val="24"/>
        </w:rPr>
        <w:t>增删改查功能</w:t>
      </w:r>
      <w:proofErr w:type="gramEnd"/>
      <w:r>
        <w:rPr>
          <w:rFonts w:ascii="Times New Roman" w:hAnsi="Times New Roman" w:hint="eastAsia"/>
          <w:sz w:val="24"/>
          <w:szCs w:val="24"/>
        </w:rPr>
        <w:t>（</w:t>
      </w:r>
      <w:r>
        <w:rPr>
          <w:rFonts w:ascii="Times New Roman" w:hAnsi="Times New Roman" w:hint="eastAsia"/>
          <w:sz w:val="24"/>
          <w:szCs w:val="24"/>
        </w:rPr>
        <w:t>CRUD</w:t>
      </w:r>
      <w:r>
        <w:rPr>
          <w:rFonts w:ascii="Times New Roman" w:hAnsi="Times New Roman" w:hint="eastAsia"/>
          <w:sz w:val="24"/>
          <w:szCs w:val="24"/>
        </w:rPr>
        <w:t>）。</w:t>
      </w:r>
    </w:p>
    <w:p w14:paraId="19CE1A57" w14:textId="7B8707F0" w:rsidR="009E0B3A" w:rsidRDefault="009E0B3A" w:rsidP="004A3FFE">
      <w:pPr>
        <w:spacing w:line="360" w:lineRule="auto"/>
        <w:rPr>
          <w:rFonts w:ascii="Times New Roman" w:hAnsi="Times New Roman"/>
          <w:sz w:val="24"/>
          <w:szCs w:val="24"/>
        </w:rPr>
      </w:pPr>
      <w:r>
        <w:rPr>
          <w:rFonts w:ascii="Times New Roman" w:hAnsi="Times New Roman"/>
          <w:sz w:val="24"/>
          <w:szCs w:val="24"/>
        </w:rPr>
        <w:tab/>
      </w:r>
      <w:r w:rsidR="00246AD4">
        <w:rPr>
          <w:rFonts w:ascii="Times New Roman" w:hAnsi="Times New Roman" w:hint="eastAsia"/>
          <w:sz w:val="24"/>
          <w:szCs w:val="24"/>
        </w:rPr>
        <w:t>（</w:t>
      </w:r>
      <w:r w:rsidR="00246AD4">
        <w:rPr>
          <w:rFonts w:ascii="Times New Roman" w:hAnsi="Times New Roman"/>
          <w:sz w:val="24"/>
          <w:szCs w:val="24"/>
        </w:rPr>
        <w:t>1</w:t>
      </w:r>
      <w:r w:rsidR="00246AD4">
        <w:rPr>
          <w:rFonts w:ascii="Times New Roman" w:hAnsi="Times New Roman" w:hint="eastAsia"/>
          <w:sz w:val="24"/>
          <w:szCs w:val="24"/>
        </w:rPr>
        <w:t>）</w:t>
      </w:r>
      <w:r>
        <w:rPr>
          <w:rFonts w:ascii="Times New Roman" w:hAnsi="Times New Roman" w:hint="eastAsia"/>
          <w:sz w:val="24"/>
          <w:szCs w:val="24"/>
        </w:rPr>
        <w:t>分类查看文章：通过选定的过滤、排序等条件，分类查看社区内的文章。</w:t>
      </w:r>
    </w:p>
    <w:p w14:paraId="06488983" w14:textId="1C6B3E5F" w:rsidR="00246AD4" w:rsidRDefault="00246AD4" w:rsidP="004A3FFE">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）发表文章：在选择文章类型后，发表新文章。</w:t>
      </w:r>
    </w:p>
    <w:p w14:paraId="7A5EA708" w14:textId="34E1E064" w:rsidR="009E0B3A" w:rsidRDefault="009E0B3A" w:rsidP="004A3FFE">
      <w:pPr>
        <w:spacing w:line="360" w:lineRule="auto"/>
        <w:rPr>
          <w:rFonts w:ascii="Times New Roman" w:hAnsi="Times New Roman"/>
          <w:sz w:val="24"/>
          <w:szCs w:val="24"/>
        </w:rPr>
      </w:pPr>
      <w:r>
        <w:rPr>
          <w:rFonts w:ascii="Times New Roman" w:hAnsi="Times New Roman"/>
          <w:sz w:val="24"/>
          <w:szCs w:val="24"/>
        </w:rPr>
        <w:tab/>
      </w:r>
      <w:r w:rsidR="00246AD4">
        <w:rPr>
          <w:rFonts w:ascii="Times New Roman" w:hAnsi="Times New Roman" w:hint="eastAsia"/>
          <w:sz w:val="24"/>
          <w:szCs w:val="24"/>
        </w:rPr>
        <w:t>（</w:t>
      </w:r>
      <w:r w:rsidR="00246AD4">
        <w:rPr>
          <w:rFonts w:ascii="Times New Roman" w:hAnsi="Times New Roman"/>
          <w:sz w:val="24"/>
          <w:szCs w:val="24"/>
        </w:rPr>
        <w:t>3</w:t>
      </w:r>
      <w:r w:rsidR="00246AD4">
        <w:rPr>
          <w:rFonts w:ascii="Times New Roman" w:hAnsi="Times New Roman" w:hint="eastAsia"/>
          <w:sz w:val="24"/>
          <w:szCs w:val="24"/>
        </w:rPr>
        <w:t>）</w:t>
      </w:r>
      <w:r>
        <w:rPr>
          <w:rFonts w:ascii="Times New Roman" w:hAnsi="Times New Roman" w:hint="eastAsia"/>
          <w:sz w:val="24"/>
          <w:szCs w:val="24"/>
        </w:rPr>
        <w:t>显示文章内容：显示文章的信息，包括文章内容、文章评论、</w:t>
      </w:r>
      <w:proofErr w:type="gramStart"/>
      <w:r>
        <w:rPr>
          <w:rFonts w:ascii="Times New Roman" w:hAnsi="Times New Roman" w:hint="eastAsia"/>
          <w:sz w:val="24"/>
          <w:szCs w:val="24"/>
        </w:rPr>
        <w:t>点赞数</w:t>
      </w:r>
      <w:proofErr w:type="gramEnd"/>
      <w:r>
        <w:rPr>
          <w:rFonts w:ascii="Times New Roman" w:hAnsi="Times New Roman" w:hint="eastAsia"/>
          <w:sz w:val="24"/>
          <w:szCs w:val="24"/>
        </w:rPr>
        <w:t>、评论数和作者信息等，文章内容和评论以</w:t>
      </w:r>
      <w:proofErr w:type="spellStart"/>
      <w:r>
        <w:rPr>
          <w:rFonts w:ascii="Times New Roman" w:hAnsi="Times New Roman" w:hint="eastAsia"/>
          <w:sz w:val="24"/>
          <w:szCs w:val="24"/>
        </w:rPr>
        <w:t>MarkDown</w:t>
      </w:r>
      <w:proofErr w:type="spellEnd"/>
      <w:r>
        <w:rPr>
          <w:rFonts w:ascii="Times New Roman" w:hAnsi="Times New Roman" w:hint="eastAsia"/>
          <w:sz w:val="24"/>
          <w:szCs w:val="24"/>
        </w:rPr>
        <w:t>格式显示。</w:t>
      </w:r>
    </w:p>
    <w:p w14:paraId="5074FDB7" w14:textId="7B347DBE" w:rsidR="009E0B3A" w:rsidRDefault="009E0B3A" w:rsidP="004A3FFE">
      <w:pPr>
        <w:spacing w:line="360" w:lineRule="auto"/>
        <w:rPr>
          <w:rFonts w:ascii="Times New Roman" w:hAnsi="Times New Roman"/>
          <w:sz w:val="24"/>
          <w:szCs w:val="24"/>
        </w:rPr>
      </w:pPr>
      <w:r>
        <w:rPr>
          <w:rFonts w:ascii="Times New Roman" w:hAnsi="Times New Roman"/>
          <w:sz w:val="24"/>
          <w:szCs w:val="24"/>
        </w:rPr>
        <w:tab/>
      </w:r>
      <w:r w:rsidR="00246AD4">
        <w:rPr>
          <w:rFonts w:ascii="Times New Roman" w:hAnsi="Times New Roman" w:hint="eastAsia"/>
          <w:sz w:val="24"/>
          <w:szCs w:val="24"/>
        </w:rPr>
        <w:t>（</w:t>
      </w:r>
      <w:r w:rsidR="00246AD4">
        <w:rPr>
          <w:rFonts w:ascii="Times New Roman" w:hAnsi="Times New Roman"/>
          <w:sz w:val="24"/>
          <w:szCs w:val="24"/>
        </w:rPr>
        <w:t>4</w:t>
      </w:r>
      <w:r w:rsidR="00246AD4">
        <w:rPr>
          <w:rFonts w:ascii="Times New Roman" w:hAnsi="Times New Roman" w:hint="eastAsia"/>
          <w:sz w:val="24"/>
          <w:szCs w:val="24"/>
        </w:rPr>
        <w:t>）</w:t>
      </w:r>
      <w:proofErr w:type="gramStart"/>
      <w:r>
        <w:rPr>
          <w:rFonts w:ascii="Times New Roman" w:hAnsi="Times New Roman" w:hint="eastAsia"/>
          <w:sz w:val="24"/>
          <w:szCs w:val="24"/>
        </w:rPr>
        <w:t>点赞文章</w:t>
      </w:r>
      <w:proofErr w:type="gramEnd"/>
      <w:r>
        <w:rPr>
          <w:rFonts w:ascii="Times New Roman" w:hAnsi="Times New Roman" w:hint="eastAsia"/>
          <w:sz w:val="24"/>
          <w:szCs w:val="24"/>
        </w:rPr>
        <w:t>、评论：用户可以对非本人发布的文章和评论进行点赞。</w:t>
      </w:r>
    </w:p>
    <w:p w14:paraId="39D1B697" w14:textId="5E6DF5E8" w:rsidR="009E0B3A" w:rsidRDefault="009E0B3A" w:rsidP="004A3FFE">
      <w:pPr>
        <w:spacing w:line="360" w:lineRule="auto"/>
        <w:rPr>
          <w:rFonts w:ascii="Times New Roman" w:hAnsi="Times New Roman"/>
          <w:sz w:val="24"/>
          <w:szCs w:val="24"/>
        </w:rPr>
      </w:pPr>
      <w:r>
        <w:rPr>
          <w:rFonts w:ascii="Times New Roman" w:hAnsi="Times New Roman"/>
          <w:sz w:val="24"/>
          <w:szCs w:val="24"/>
        </w:rPr>
        <w:tab/>
      </w:r>
      <w:r w:rsidR="00246AD4">
        <w:rPr>
          <w:rFonts w:ascii="Times New Roman" w:hAnsi="Times New Roman" w:hint="eastAsia"/>
          <w:sz w:val="24"/>
          <w:szCs w:val="24"/>
        </w:rPr>
        <w:t>（</w:t>
      </w:r>
      <w:r w:rsidR="00246AD4">
        <w:rPr>
          <w:rFonts w:ascii="Times New Roman" w:hAnsi="Times New Roman"/>
          <w:sz w:val="24"/>
          <w:szCs w:val="24"/>
        </w:rPr>
        <w:t>5</w:t>
      </w:r>
      <w:r w:rsidR="00246AD4">
        <w:rPr>
          <w:rFonts w:ascii="Times New Roman" w:hAnsi="Times New Roman" w:hint="eastAsia"/>
          <w:sz w:val="24"/>
          <w:szCs w:val="24"/>
        </w:rPr>
        <w:t>）</w:t>
      </w:r>
      <w:r>
        <w:rPr>
          <w:rFonts w:ascii="Times New Roman" w:hAnsi="Times New Roman" w:hint="eastAsia"/>
          <w:sz w:val="24"/>
          <w:szCs w:val="24"/>
        </w:rPr>
        <w:t>回复文章、评论：用户可以在文章下方进行评论，同时也可以对已有的评论进行回复。</w:t>
      </w:r>
    </w:p>
    <w:p w14:paraId="23694C1D" w14:textId="2A16994A" w:rsidR="009E0B3A" w:rsidRPr="009E0B3A" w:rsidRDefault="009E0B3A" w:rsidP="004A3FFE">
      <w:pPr>
        <w:spacing w:line="360" w:lineRule="auto"/>
        <w:rPr>
          <w:rFonts w:ascii="Times New Roman" w:hAnsi="Times New Roman"/>
          <w:sz w:val="24"/>
          <w:szCs w:val="24"/>
        </w:rPr>
      </w:pPr>
      <w:r>
        <w:rPr>
          <w:rFonts w:ascii="Times New Roman" w:hAnsi="Times New Roman"/>
          <w:sz w:val="24"/>
          <w:szCs w:val="24"/>
        </w:rPr>
        <w:tab/>
      </w:r>
      <w:r w:rsidR="00246AD4">
        <w:rPr>
          <w:rFonts w:ascii="Times New Roman" w:hAnsi="Times New Roman" w:hint="eastAsia"/>
          <w:sz w:val="24"/>
          <w:szCs w:val="24"/>
        </w:rPr>
        <w:t>（</w:t>
      </w:r>
      <w:r w:rsidR="00246AD4">
        <w:rPr>
          <w:rFonts w:ascii="Times New Roman" w:hAnsi="Times New Roman"/>
          <w:sz w:val="24"/>
          <w:szCs w:val="24"/>
        </w:rPr>
        <w:t>6</w:t>
      </w:r>
      <w:r w:rsidR="00246AD4">
        <w:rPr>
          <w:rFonts w:ascii="Times New Roman" w:hAnsi="Times New Roman" w:hint="eastAsia"/>
          <w:sz w:val="24"/>
          <w:szCs w:val="24"/>
        </w:rPr>
        <w:t>）</w:t>
      </w:r>
      <w:r>
        <w:rPr>
          <w:rFonts w:ascii="Times New Roman" w:hAnsi="Times New Roman" w:hint="eastAsia"/>
          <w:sz w:val="24"/>
          <w:szCs w:val="24"/>
        </w:rPr>
        <w:t>删除文章、评论：用户可以删除本人的文章和评论</w:t>
      </w:r>
      <w:r w:rsidR="00246AD4">
        <w:rPr>
          <w:rFonts w:ascii="Times New Roman" w:hAnsi="Times New Roman" w:hint="eastAsia"/>
          <w:sz w:val="24"/>
          <w:szCs w:val="24"/>
        </w:rPr>
        <w:t>。</w:t>
      </w:r>
      <w:r>
        <w:rPr>
          <w:rFonts w:ascii="Times New Roman" w:hAnsi="Times New Roman" w:hint="eastAsia"/>
          <w:sz w:val="24"/>
          <w:szCs w:val="24"/>
        </w:rPr>
        <w:t>如果删除文章，</w:t>
      </w:r>
      <w:proofErr w:type="gramStart"/>
      <w:r>
        <w:rPr>
          <w:rFonts w:ascii="Times New Roman" w:hAnsi="Times New Roman" w:hint="eastAsia"/>
          <w:sz w:val="24"/>
          <w:szCs w:val="24"/>
        </w:rPr>
        <w:t>则文章下</w:t>
      </w:r>
      <w:proofErr w:type="gramEnd"/>
      <w:r>
        <w:rPr>
          <w:rFonts w:ascii="Times New Roman" w:hAnsi="Times New Roman" w:hint="eastAsia"/>
          <w:sz w:val="24"/>
          <w:szCs w:val="24"/>
        </w:rPr>
        <w:t>的评论也会删除</w:t>
      </w:r>
      <w:r w:rsidR="00246AD4">
        <w:rPr>
          <w:rFonts w:ascii="Times New Roman" w:hAnsi="Times New Roman" w:hint="eastAsia"/>
          <w:sz w:val="24"/>
          <w:szCs w:val="24"/>
        </w:rPr>
        <w:t>；如果删除评论，其子评论也会被删除。</w:t>
      </w:r>
    </w:p>
    <w:p w14:paraId="0AC94B94" w14:textId="31B688EC" w:rsidR="004A3FFE" w:rsidRDefault="00B57DF3" w:rsidP="00246AD4">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3E763E6" wp14:editId="181D28E5">
            <wp:extent cx="5267325" cy="3714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714750"/>
                    </a:xfrm>
                    <a:prstGeom prst="rect">
                      <a:avLst/>
                    </a:prstGeom>
                    <a:noFill/>
                    <a:ln>
                      <a:noFill/>
                    </a:ln>
                  </pic:spPr>
                </pic:pic>
              </a:graphicData>
            </a:graphic>
          </wp:inline>
        </w:drawing>
      </w:r>
    </w:p>
    <w:p w14:paraId="0E86B980" w14:textId="1DF37C4A" w:rsidR="00246AD4" w:rsidRPr="00FE4A81" w:rsidRDefault="00246AD4" w:rsidP="00246AD4">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5 </w:t>
      </w:r>
      <w:r>
        <w:rPr>
          <w:rFonts w:ascii="Times New Roman" w:eastAsia="黑体" w:hAnsi="Times New Roman" w:hint="eastAsia"/>
          <w:bCs/>
          <w:szCs w:val="24"/>
        </w:rPr>
        <w:t>文章模块用例图</w:t>
      </w:r>
    </w:p>
    <w:p w14:paraId="453F9B6C" w14:textId="51F1B7CC" w:rsidR="00246AD4" w:rsidRDefault="00246AD4" w:rsidP="00246AD4">
      <w:pPr>
        <w:spacing w:line="360" w:lineRule="auto"/>
        <w:outlineLvl w:val="2"/>
        <w:rPr>
          <w:rFonts w:ascii="Times New Roman" w:eastAsia="黑体" w:hAnsi="Times New Roman"/>
          <w:b/>
          <w:sz w:val="24"/>
          <w:szCs w:val="24"/>
        </w:rPr>
      </w:pPr>
      <w:bookmarkStart w:id="33" w:name="_Toc72610887"/>
      <w:r>
        <w:rPr>
          <w:rFonts w:ascii="Times New Roman" w:eastAsia="黑体" w:hAnsi="Times New Roman"/>
          <w:b/>
          <w:sz w:val="24"/>
          <w:szCs w:val="24"/>
        </w:rPr>
        <w:t>3.2.4</w:t>
      </w:r>
      <w:r>
        <w:rPr>
          <w:rFonts w:ascii="Times New Roman" w:eastAsia="黑体" w:hAnsi="Times New Roman"/>
          <w:sz w:val="24"/>
          <w:szCs w:val="24"/>
        </w:rPr>
        <w:t xml:space="preserve"> </w:t>
      </w:r>
      <w:r w:rsidR="00B57DF3">
        <w:rPr>
          <w:rFonts w:ascii="Times New Roman" w:eastAsia="黑体" w:hAnsi="Times New Roman" w:hint="eastAsia"/>
          <w:b/>
          <w:sz w:val="24"/>
          <w:szCs w:val="24"/>
        </w:rPr>
        <w:t>用户</w:t>
      </w:r>
      <w:r>
        <w:rPr>
          <w:rFonts w:ascii="Times New Roman" w:eastAsia="黑体" w:hAnsi="Times New Roman" w:hint="eastAsia"/>
          <w:b/>
          <w:sz w:val="24"/>
          <w:szCs w:val="24"/>
        </w:rPr>
        <w:t>模块</w:t>
      </w:r>
      <w:bookmarkEnd w:id="33"/>
    </w:p>
    <w:p w14:paraId="1EA96ADE" w14:textId="4B9668C1" w:rsidR="00246AD4" w:rsidRPr="00246AD4" w:rsidRDefault="00B57DF3" w:rsidP="00246AD4">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用户在登录后，可以访问个人主页，在个人主页中，可以查看用户的一系列信息，包含发表过的文章、注册时间、最后活跃时间、个性签名等内容。另外，在设置页面，用户可以修改自己的头像、个人信息、登录密码和绑定手机。</w:t>
      </w:r>
    </w:p>
    <w:p w14:paraId="090EE4DB" w14:textId="643D86D5" w:rsidR="00246AD4" w:rsidRDefault="00246AD4" w:rsidP="008D0631">
      <w:pPr>
        <w:spacing w:line="360" w:lineRule="auto"/>
        <w:rPr>
          <w:rFonts w:ascii="Times New Roman" w:hAnsi="Times New Roman"/>
          <w:sz w:val="24"/>
          <w:szCs w:val="24"/>
        </w:rPr>
      </w:pPr>
    </w:p>
    <w:p w14:paraId="276A879A" w14:textId="7143C58F" w:rsidR="00B57DF3" w:rsidRDefault="00B57DF3" w:rsidP="00B57DF3">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06BE2DA" wp14:editId="2289EBAB">
            <wp:extent cx="5267325" cy="3714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714750"/>
                    </a:xfrm>
                    <a:prstGeom prst="rect">
                      <a:avLst/>
                    </a:prstGeom>
                    <a:noFill/>
                    <a:ln>
                      <a:noFill/>
                    </a:ln>
                  </pic:spPr>
                </pic:pic>
              </a:graphicData>
            </a:graphic>
          </wp:inline>
        </w:drawing>
      </w:r>
    </w:p>
    <w:p w14:paraId="74AADD0E" w14:textId="5FFC067F" w:rsidR="00B57DF3" w:rsidRPr="00FE4A81" w:rsidRDefault="00B57DF3" w:rsidP="00B57DF3">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6 </w:t>
      </w:r>
      <w:r>
        <w:rPr>
          <w:rFonts w:ascii="Times New Roman" w:eastAsia="黑体" w:hAnsi="Times New Roman" w:hint="eastAsia"/>
          <w:bCs/>
          <w:szCs w:val="24"/>
        </w:rPr>
        <w:t>用户模块用例图</w:t>
      </w:r>
    </w:p>
    <w:p w14:paraId="425040B3" w14:textId="7E135C1C" w:rsidR="00465255" w:rsidRDefault="00465255" w:rsidP="00465255">
      <w:pPr>
        <w:spacing w:line="360" w:lineRule="auto"/>
        <w:outlineLvl w:val="2"/>
        <w:rPr>
          <w:rFonts w:ascii="Times New Roman" w:eastAsia="黑体" w:hAnsi="Times New Roman"/>
          <w:b/>
          <w:sz w:val="24"/>
          <w:szCs w:val="24"/>
        </w:rPr>
      </w:pPr>
      <w:bookmarkStart w:id="34" w:name="_Toc72610888"/>
      <w:r>
        <w:rPr>
          <w:rFonts w:ascii="Times New Roman" w:eastAsia="黑体" w:hAnsi="Times New Roman"/>
          <w:b/>
          <w:sz w:val="24"/>
          <w:szCs w:val="24"/>
        </w:rPr>
        <w:t>3.2.5</w:t>
      </w:r>
      <w:r>
        <w:rPr>
          <w:rFonts w:ascii="Times New Roman" w:eastAsia="黑体" w:hAnsi="Times New Roman"/>
          <w:sz w:val="24"/>
          <w:szCs w:val="24"/>
        </w:rPr>
        <w:t xml:space="preserve"> </w:t>
      </w:r>
      <w:r>
        <w:rPr>
          <w:rFonts w:ascii="Times New Roman" w:eastAsia="黑体" w:hAnsi="Times New Roman" w:hint="eastAsia"/>
          <w:b/>
          <w:sz w:val="24"/>
          <w:szCs w:val="24"/>
        </w:rPr>
        <w:t>管理员模块</w:t>
      </w:r>
      <w:bookmarkEnd w:id="34"/>
    </w:p>
    <w:p w14:paraId="4FFEE5D3" w14:textId="176299F2" w:rsidR="00B57DF3" w:rsidRDefault="00465255" w:rsidP="00B57DF3">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社区提供了管理员角色，在浏览社区内容时，如果发现了不良文章或评论，管理员可以对其进行删除操作。如果删除文章，</w:t>
      </w:r>
      <w:proofErr w:type="gramStart"/>
      <w:r>
        <w:rPr>
          <w:rFonts w:ascii="Times New Roman" w:hAnsi="Times New Roman" w:hint="eastAsia"/>
          <w:sz w:val="24"/>
          <w:szCs w:val="24"/>
        </w:rPr>
        <w:t>则文章下</w:t>
      </w:r>
      <w:proofErr w:type="gramEnd"/>
      <w:r>
        <w:rPr>
          <w:rFonts w:ascii="Times New Roman" w:hAnsi="Times New Roman" w:hint="eastAsia"/>
          <w:sz w:val="24"/>
          <w:szCs w:val="24"/>
        </w:rPr>
        <w:t>的评论也会被删除；如果删除评论，其子评论也会被删除。</w:t>
      </w:r>
    </w:p>
    <w:p w14:paraId="3CB88B7E" w14:textId="37F1B732" w:rsidR="00465255" w:rsidRDefault="00465255" w:rsidP="00465255">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2710FE9" wp14:editId="5E1A534B">
            <wp:extent cx="4619625" cy="27483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2748384"/>
                    </a:xfrm>
                    <a:prstGeom prst="rect">
                      <a:avLst/>
                    </a:prstGeom>
                    <a:noFill/>
                    <a:ln>
                      <a:noFill/>
                    </a:ln>
                  </pic:spPr>
                </pic:pic>
              </a:graphicData>
            </a:graphic>
          </wp:inline>
        </w:drawing>
      </w:r>
    </w:p>
    <w:p w14:paraId="47DE7207" w14:textId="4896C6B6" w:rsidR="00465255" w:rsidRPr="00FE4A81" w:rsidRDefault="00465255" w:rsidP="00465255">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7 </w:t>
      </w:r>
      <w:r>
        <w:rPr>
          <w:rFonts w:ascii="Times New Roman" w:eastAsia="黑体" w:hAnsi="Times New Roman" w:hint="eastAsia"/>
          <w:bCs/>
          <w:szCs w:val="24"/>
        </w:rPr>
        <w:t>管理员模块用例图</w:t>
      </w:r>
    </w:p>
    <w:p w14:paraId="73AC8A0E" w14:textId="23F6CE84" w:rsidR="00465255" w:rsidRDefault="00465255" w:rsidP="00465255">
      <w:pPr>
        <w:spacing w:line="360" w:lineRule="auto"/>
        <w:outlineLvl w:val="1"/>
        <w:rPr>
          <w:rFonts w:ascii="Times New Roman" w:hAnsi="Times New Roman"/>
          <w:szCs w:val="24"/>
        </w:rPr>
      </w:pPr>
      <w:bookmarkStart w:id="35" w:name="_Toc72610889"/>
      <w:r>
        <w:rPr>
          <w:rFonts w:ascii="Times New Roman" w:hAnsi="Times New Roman"/>
          <w:b/>
          <w:sz w:val="28"/>
          <w:szCs w:val="28"/>
        </w:rPr>
        <w:lastRenderedPageBreak/>
        <w:t>3.3</w:t>
      </w:r>
      <w:r>
        <w:rPr>
          <w:rFonts w:ascii="Times New Roman" w:eastAsia="黑体" w:hAnsi="Times New Roman"/>
          <w:sz w:val="28"/>
          <w:szCs w:val="28"/>
        </w:rPr>
        <w:t xml:space="preserve"> </w:t>
      </w:r>
      <w:r>
        <w:rPr>
          <w:rFonts w:ascii="Times New Roman" w:eastAsia="黑体" w:hAnsi="Times New Roman" w:hint="eastAsia"/>
          <w:b/>
          <w:sz w:val="28"/>
          <w:szCs w:val="28"/>
        </w:rPr>
        <w:t>性能规定</w:t>
      </w:r>
      <w:bookmarkEnd w:id="35"/>
    </w:p>
    <w:p w14:paraId="6E73EA56" w14:textId="4A528F37" w:rsidR="00465255" w:rsidRDefault="00465255" w:rsidP="00465255">
      <w:pPr>
        <w:spacing w:line="360" w:lineRule="auto"/>
        <w:outlineLvl w:val="2"/>
        <w:rPr>
          <w:rFonts w:ascii="Times New Roman" w:eastAsia="黑体" w:hAnsi="Times New Roman"/>
          <w:b/>
          <w:sz w:val="24"/>
          <w:szCs w:val="24"/>
        </w:rPr>
      </w:pPr>
      <w:bookmarkStart w:id="36" w:name="_Toc72610890"/>
      <w:r>
        <w:rPr>
          <w:rFonts w:ascii="Times New Roman" w:eastAsia="黑体" w:hAnsi="Times New Roman"/>
          <w:b/>
          <w:sz w:val="24"/>
          <w:szCs w:val="24"/>
        </w:rPr>
        <w:t>3.3.1</w:t>
      </w:r>
      <w:r>
        <w:rPr>
          <w:rFonts w:ascii="Times New Roman" w:eastAsia="黑体" w:hAnsi="Times New Roman"/>
          <w:sz w:val="24"/>
          <w:szCs w:val="24"/>
        </w:rPr>
        <w:t xml:space="preserve"> </w:t>
      </w:r>
      <w:r w:rsidR="00C96764">
        <w:rPr>
          <w:rFonts w:ascii="Times New Roman" w:eastAsia="黑体" w:hAnsi="Times New Roman" w:hint="eastAsia"/>
          <w:b/>
          <w:sz w:val="24"/>
          <w:szCs w:val="24"/>
        </w:rPr>
        <w:t>性能</w:t>
      </w:r>
      <w:r>
        <w:rPr>
          <w:rFonts w:ascii="Times New Roman" w:eastAsia="黑体" w:hAnsi="Times New Roman" w:hint="eastAsia"/>
          <w:b/>
          <w:sz w:val="24"/>
          <w:szCs w:val="24"/>
        </w:rPr>
        <w:t>需求分析</w:t>
      </w:r>
      <w:bookmarkEnd w:id="36"/>
    </w:p>
    <w:p w14:paraId="1911DE1B" w14:textId="62AA40CD" w:rsidR="00B57DF3" w:rsidRDefault="00465255" w:rsidP="00C96764">
      <w:pPr>
        <w:spacing w:line="360" w:lineRule="auto"/>
        <w:rPr>
          <w:rFonts w:ascii="Times New Roman" w:hAnsi="Times New Roman"/>
          <w:sz w:val="24"/>
          <w:szCs w:val="24"/>
        </w:rPr>
      </w:pPr>
      <w:r>
        <w:rPr>
          <w:rFonts w:ascii="Times New Roman" w:hAnsi="Times New Roman"/>
          <w:sz w:val="24"/>
          <w:szCs w:val="24"/>
        </w:rPr>
        <w:tab/>
      </w:r>
      <w:r w:rsidR="00C96764">
        <w:rPr>
          <w:rFonts w:ascii="Times New Roman" w:hAnsi="Times New Roman" w:hint="eastAsia"/>
          <w:sz w:val="24"/>
          <w:szCs w:val="24"/>
        </w:rPr>
        <w:t>本系统性能要求可以满足用户数量</w:t>
      </w:r>
      <w:r w:rsidR="00C96764">
        <w:rPr>
          <w:rFonts w:ascii="Times New Roman" w:hAnsi="Times New Roman"/>
          <w:sz w:val="24"/>
          <w:szCs w:val="24"/>
        </w:rPr>
        <w:t>10000</w:t>
      </w:r>
      <w:r w:rsidR="00C96764">
        <w:rPr>
          <w:rFonts w:ascii="Times New Roman" w:hAnsi="Times New Roman" w:hint="eastAsia"/>
          <w:sz w:val="24"/>
          <w:szCs w:val="24"/>
        </w:rPr>
        <w:t>，同时在线人数</w:t>
      </w:r>
      <w:r w:rsidR="00C96764">
        <w:rPr>
          <w:rFonts w:ascii="Times New Roman" w:hAnsi="Times New Roman" w:hint="eastAsia"/>
          <w:sz w:val="24"/>
          <w:szCs w:val="24"/>
        </w:rPr>
        <w:t>3</w:t>
      </w:r>
      <w:r w:rsidR="00C96764">
        <w:rPr>
          <w:rFonts w:ascii="Times New Roman" w:hAnsi="Times New Roman"/>
          <w:sz w:val="24"/>
          <w:szCs w:val="24"/>
        </w:rPr>
        <w:t>00</w:t>
      </w:r>
      <w:r w:rsidR="00C96764">
        <w:rPr>
          <w:rFonts w:ascii="Times New Roman" w:hAnsi="Times New Roman" w:hint="eastAsia"/>
          <w:sz w:val="24"/>
          <w:szCs w:val="24"/>
        </w:rPr>
        <w:t>人，平均的服务响应时间不超过</w:t>
      </w:r>
      <w:r w:rsidR="00C96764">
        <w:rPr>
          <w:rFonts w:ascii="Times New Roman" w:hAnsi="Times New Roman" w:hint="eastAsia"/>
          <w:sz w:val="24"/>
          <w:szCs w:val="24"/>
        </w:rPr>
        <w:t>4</w:t>
      </w:r>
      <w:r w:rsidR="00C96764">
        <w:rPr>
          <w:rFonts w:ascii="Times New Roman" w:hAnsi="Times New Roman" w:hint="eastAsia"/>
          <w:sz w:val="24"/>
          <w:szCs w:val="24"/>
        </w:rPr>
        <w:t>秒，在高峰期的响应时间不能超过</w:t>
      </w:r>
      <w:r w:rsidR="00C96764">
        <w:rPr>
          <w:rFonts w:ascii="Times New Roman" w:hAnsi="Times New Roman"/>
          <w:sz w:val="24"/>
          <w:szCs w:val="24"/>
        </w:rPr>
        <w:t>8</w:t>
      </w:r>
      <w:r w:rsidR="00C96764">
        <w:rPr>
          <w:rFonts w:ascii="Times New Roman" w:hAnsi="Times New Roman" w:hint="eastAsia"/>
          <w:sz w:val="24"/>
          <w:szCs w:val="24"/>
        </w:rPr>
        <w:t>秒。</w:t>
      </w:r>
    </w:p>
    <w:p w14:paraId="3884D3D0" w14:textId="2102D69D" w:rsidR="00C96764" w:rsidRDefault="00C96764" w:rsidP="00C96764">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对于项目的并发需求，由于系统采用</w:t>
      </w:r>
      <w:r>
        <w:rPr>
          <w:rFonts w:ascii="Times New Roman" w:hAnsi="Times New Roman" w:hint="eastAsia"/>
          <w:sz w:val="24"/>
          <w:szCs w:val="24"/>
        </w:rPr>
        <w:t>Node</w:t>
      </w:r>
      <w:r>
        <w:rPr>
          <w:rFonts w:ascii="Times New Roman" w:hAnsi="Times New Roman" w:hint="eastAsia"/>
          <w:sz w:val="24"/>
          <w:szCs w:val="24"/>
        </w:rPr>
        <w:t>服务器，</w:t>
      </w:r>
      <w:r w:rsidRPr="00C96764">
        <w:rPr>
          <w:rFonts w:ascii="Times New Roman" w:hAnsi="Times New Roman" w:hint="eastAsia"/>
          <w:sz w:val="24"/>
          <w:szCs w:val="24"/>
        </w:rPr>
        <w:t>Node.js</w:t>
      </w:r>
      <w:r w:rsidRPr="00C96764">
        <w:rPr>
          <w:rFonts w:ascii="Times New Roman" w:hAnsi="Times New Roman" w:hint="eastAsia"/>
          <w:sz w:val="24"/>
          <w:szCs w:val="24"/>
        </w:rPr>
        <w:t>通过事件循环机制（初始化和回调）的方式运行</w:t>
      </w:r>
      <w:r w:rsidRPr="00C96764">
        <w:rPr>
          <w:rFonts w:ascii="Times New Roman" w:hAnsi="Times New Roman" w:hint="eastAsia"/>
          <w:sz w:val="24"/>
          <w:szCs w:val="24"/>
        </w:rPr>
        <w:t xml:space="preserve"> JavaScript </w:t>
      </w:r>
      <w:r w:rsidRPr="00C96764">
        <w:rPr>
          <w:rFonts w:ascii="Times New Roman" w:hAnsi="Times New Roman" w:hint="eastAsia"/>
          <w:sz w:val="24"/>
          <w:szCs w:val="24"/>
        </w:rPr>
        <w:t>代码，并且提供了一个线程</w:t>
      </w:r>
      <w:proofErr w:type="gramStart"/>
      <w:r w:rsidRPr="00C96764">
        <w:rPr>
          <w:rFonts w:ascii="Times New Roman" w:hAnsi="Times New Roman" w:hint="eastAsia"/>
          <w:sz w:val="24"/>
          <w:szCs w:val="24"/>
        </w:rPr>
        <w:t>池处理</w:t>
      </w:r>
      <w:proofErr w:type="gramEnd"/>
      <w:r w:rsidRPr="00C96764">
        <w:rPr>
          <w:rFonts w:ascii="Times New Roman" w:hAnsi="Times New Roman" w:hint="eastAsia"/>
          <w:sz w:val="24"/>
          <w:szCs w:val="24"/>
        </w:rPr>
        <w:t>诸如文件</w:t>
      </w:r>
      <w:r w:rsidRPr="00C96764">
        <w:rPr>
          <w:rFonts w:ascii="Times New Roman" w:hAnsi="Times New Roman" w:hint="eastAsia"/>
          <w:sz w:val="24"/>
          <w:szCs w:val="24"/>
        </w:rPr>
        <w:t xml:space="preserve"> I/O </w:t>
      </w:r>
      <w:r w:rsidRPr="00C96764">
        <w:rPr>
          <w:rFonts w:ascii="Times New Roman" w:hAnsi="Times New Roman" w:hint="eastAsia"/>
          <w:sz w:val="24"/>
          <w:szCs w:val="24"/>
        </w:rPr>
        <w:t>等高成本的任务。</w:t>
      </w:r>
      <w:r w:rsidRPr="00C96764">
        <w:rPr>
          <w:rFonts w:ascii="Times New Roman" w:hAnsi="Times New Roman" w:hint="eastAsia"/>
          <w:sz w:val="24"/>
          <w:szCs w:val="24"/>
        </w:rPr>
        <w:t>Node</w:t>
      </w:r>
      <w:r w:rsidRPr="00C96764">
        <w:rPr>
          <w:rFonts w:ascii="Times New Roman" w:hAnsi="Times New Roman" w:hint="eastAsia"/>
          <w:sz w:val="24"/>
          <w:szCs w:val="24"/>
        </w:rPr>
        <w:t>的伸缩性非常好，某些场景下它甚至比类似</w:t>
      </w:r>
      <w:r w:rsidRPr="00C96764">
        <w:rPr>
          <w:rFonts w:ascii="Times New Roman" w:hAnsi="Times New Roman" w:hint="eastAsia"/>
          <w:sz w:val="24"/>
          <w:szCs w:val="24"/>
        </w:rPr>
        <w:t xml:space="preserve"> Apache</w:t>
      </w:r>
      <w:r w:rsidRPr="00C96764">
        <w:rPr>
          <w:rFonts w:ascii="Times New Roman" w:hAnsi="Times New Roman" w:hint="eastAsia"/>
          <w:sz w:val="24"/>
          <w:szCs w:val="24"/>
        </w:rPr>
        <w:t>等更重量级的解决方案表现更优异。</w:t>
      </w:r>
      <w:r w:rsidRPr="00C96764">
        <w:rPr>
          <w:rFonts w:ascii="Times New Roman" w:hAnsi="Times New Roman" w:hint="eastAsia"/>
          <w:sz w:val="24"/>
          <w:szCs w:val="24"/>
        </w:rPr>
        <w:t>Node</w:t>
      </w:r>
      <w:r w:rsidRPr="00C96764">
        <w:rPr>
          <w:rFonts w:ascii="Times New Roman" w:hAnsi="Times New Roman" w:hint="eastAsia"/>
          <w:sz w:val="24"/>
          <w:szCs w:val="24"/>
        </w:rPr>
        <w:t>可伸缩性的秘诀在于它仅使用了极少数的线程就可以处理大量客户端连接。如果</w:t>
      </w:r>
      <w:r w:rsidRPr="00C96764">
        <w:rPr>
          <w:rFonts w:ascii="Times New Roman" w:hAnsi="Times New Roman" w:hint="eastAsia"/>
          <w:sz w:val="24"/>
          <w:szCs w:val="24"/>
        </w:rPr>
        <w:t xml:space="preserve"> Node.js</w:t>
      </w:r>
      <w:r w:rsidRPr="00C96764">
        <w:rPr>
          <w:rFonts w:ascii="Times New Roman" w:hAnsi="Times New Roman" w:hint="eastAsia"/>
          <w:sz w:val="24"/>
          <w:szCs w:val="24"/>
        </w:rPr>
        <w:t>只需占用很少的线程，那么它就可以将更多的系统</w:t>
      </w:r>
      <w:r w:rsidRPr="00C96764">
        <w:rPr>
          <w:rFonts w:ascii="Times New Roman" w:hAnsi="Times New Roman" w:hint="eastAsia"/>
          <w:sz w:val="24"/>
          <w:szCs w:val="24"/>
        </w:rPr>
        <w:t xml:space="preserve"> CPU </w:t>
      </w:r>
      <w:r w:rsidRPr="00C96764">
        <w:rPr>
          <w:rFonts w:ascii="Times New Roman" w:hAnsi="Times New Roman" w:hint="eastAsia"/>
          <w:sz w:val="24"/>
          <w:szCs w:val="24"/>
        </w:rPr>
        <w:t>时间和内存花费在客户端任务而不是线程的空间和时间消耗上（内存，上下文切换）。</w:t>
      </w:r>
      <w:r w:rsidRPr="00C96764">
        <w:rPr>
          <w:rFonts w:ascii="Times New Roman" w:hAnsi="Times New Roman" w:hint="eastAsia"/>
          <w:sz w:val="24"/>
          <w:szCs w:val="24"/>
        </w:rPr>
        <w:t xml:space="preserve"> </w:t>
      </w:r>
    </w:p>
    <w:p w14:paraId="04F017AF" w14:textId="4DB0F97E" w:rsidR="00C96764" w:rsidRDefault="00C96764" w:rsidP="00C96764">
      <w:pPr>
        <w:spacing w:line="360" w:lineRule="auto"/>
        <w:jc w:val="center"/>
        <w:rPr>
          <w:rFonts w:ascii="Times New Roman" w:hAnsi="Times New Roman"/>
          <w:sz w:val="24"/>
          <w:szCs w:val="24"/>
        </w:rPr>
      </w:pPr>
      <w:r>
        <w:rPr>
          <w:noProof/>
        </w:rPr>
        <w:drawing>
          <wp:inline distT="0" distB="0" distL="0" distR="0" wp14:anchorId="5C27E294" wp14:editId="1B008695">
            <wp:extent cx="4886325" cy="2200788"/>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4175" cy="2204323"/>
                    </a:xfrm>
                    <a:prstGeom prst="rect">
                      <a:avLst/>
                    </a:prstGeom>
                    <a:noFill/>
                    <a:ln>
                      <a:noFill/>
                    </a:ln>
                  </pic:spPr>
                </pic:pic>
              </a:graphicData>
            </a:graphic>
          </wp:inline>
        </w:drawing>
      </w:r>
    </w:p>
    <w:p w14:paraId="19603E8D" w14:textId="1116F6EA" w:rsidR="00C96764" w:rsidRPr="00C96764" w:rsidRDefault="00C96764" w:rsidP="00C96764">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3</w:t>
      </w:r>
      <w:r w:rsidRPr="00026773">
        <w:rPr>
          <w:rFonts w:ascii="Times New Roman" w:eastAsia="黑体" w:hAnsi="Times New Roman"/>
          <w:bCs/>
          <w:szCs w:val="24"/>
        </w:rPr>
        <w:t>.</w:t>
      </w:r>
      <w:r>
        <w:rPr>
          <w:rFonts w:ascii="Times New Roman" w:eastAsia="黑体" w:hAnsi="Times New Roman"/>
          <w:bCs/>
          <w:szCs w:val="24"/>
        </w:rPr>
        <w:t xml:space="preserve">8 </w:t>
      </w:r>
      <w:r>
        <w:rPr>
          <w:rFonts w:ascii="Times New Roman" w:eastAsia="黑体" w:hAnsi="Times New Roman" w:hint="eastAsia"/>
          <w:bCs/>
          <w:szCs w:val="24"/>
        </w:rPr>
        <w:t>Node</w:t>
      </w:r>
      <w:r>
        <w:rPr>
          <w:rFonts w:ascii="Times New Roman" w:eastAsia="黑体" w:hAnsi="Times New Roman"/>
          <w:bCs/>
          <w:szCs w:val="24"/>
        </w:rPr>
        <w:t>.</w:t>
      </w:r>
      <w:r>
        <w:rPr>
          <w:rFonts w:ascii="Times New Roman" w:eastAsia="黑体" w:hAnsi="Times New Roman" w:hint="eastAsia"/>
          <w:bCs/>
          <w:szCs w:val="24"/>
        </w:rPr>
        <w:t>js</w:t>
      </w:r>
      <w:r>
        <w:rPr>
          <w:rFonts w:ascii="Times New Roman" w:eastAsia="黑体" w:hAnsi="Times New Roman" w:hint="eastAsia"/>
          <w:bCs/>
          <w:szCs w:val="24"/>
        </w:rPr>
        <w:t>的事件循环机制</w:t>
      </w:r>
    </w:p>
    <w:p w14:paraId="0C807595" w14:textId="087B7596" w:rsidR="00C96764" w:rsidRDefault="00C96764" w:rsidP="00C96764">
      <w:pPr>
        <w:spacing w:line="360" w:lineRule="auto"/>
        <w:outlineLvl w:val="2"/>
        <w:rPr>
          <w:rFonts w:ascii="Times New Roman" w:eastAsia="黑体" w:hAnsi="Times New Roman"/>
          <w:b/>
          <w:sz w:val="24"/>
          <w:szCs w:val="24"/>
        </w:rPr>
      </w:pPr>
      <w:bookmarkStart w:id="37" w:name="_Toc72610891"/>
      <w:r>
        <w:rPr>
          <w:rFonts w:ascii="Times New Roman" w:eastAsia="黑体" w:hAnsi="Times New Roman"/>
          <w:b/>
          <w:sz w:val="24"/>
          <w:szCs w:val="24"/>
        </w:rPr>
        <w:t>3.3.2</w:t>
      </w:r>
      <w:r>
        <w:rPr>
          <w:rFonts w:ascii="Times New Roman" w:eastAsia="黑体" w:hAnsi="Times New Roman"/>
          <w:sz w:val="24"/>
          <w:szCs w:val="24"/>
        </w:rPr>
        <w:t xml:space="preserve"> </w:t>
      </w:r>
      <w:r>
        <w:rPr>
          <w:rFonts w:ascii="Times New Roman" w:eastAsia="黑体" w:hAnsi="Times New Roman" w:hint="eastAsia"/>
          <w:b/>
          <w:sz w:val="24"/>
          <w:szCs w:val="24"/>
        </w:rPr>
        <w:t>安全性需求分析</w:t>
      </w:r>
      <w:bookmarkEnd w:id="37"/>
    </w:p>
    <w:p w14:paraId="25A534E1" w14:textId="5B4CFBC4" w:rsidR="00C96764" w:rsidRPr="001315A1" w:rsidRDefault="00C96764" w:rsidP="00C96764">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在安全性需求方面，在用户操作时要进行验证和授权。在服务端，系统使用了</w:t>
      </w:r>
      <w:proofErr w:type="spellStart"/>
      <w:r>
        <w:rPr>
          <w:rFonts w:ascii="Times New Roman" w:hAnsi="Times New Roman" w:hint="eastAsia"/>
          <w:sz w:val="24"/>
          <w:szCs w:val="24"/>
        </w:rPr>
        <w:t>jwt</w:t>
      </w:r>
      <w:proofErr w:type="spellEnd"/>
      <w:r>
        <w:rPr>
          <w:rFonts w:ascii="Times New Roman" w:hAnsi="Times New Roman" w:hint="eastAsia"/>
          <w:sz w:val="24"/>
          <w:szCs w:val="24"/>
        </w:rPr>
        <w:t>（</w:t>
      </w:r>
      <w:proofErr w:type="spellStart"/>
      <w:r>
        <w:rPr>
          <w:rFonts w:ascii="Times New Roman" w:hAnsi="Times New Roman" w:hint="eastAsia"/>
          <w:sz w:val="24"/>
          <w:szCs w:val="24"/>
        </w:rPr>
        <w:t>jsonwebtoken</w:t>
      </w:r>
      <w:proofErr w:type="spellEnd"/>
      <w:r>
        <w:rPr>
          <w:rFonts w:ascii="Times New Roman" w:hAnsi="Times New Roman" w:hint="eastAsia"/>
          <w:sz w:val="24"/>
          <w:szCs w:val="24"/>
        </w:rPr>
        <w:t>），使用户在登录后，生成一个具有时效存储着用户</w:t>
      </w:r>
      <w:r>
        <w:rPr>
          <w:rFonts w:ascii="Times New Roman" w:hAnsi="Times New Roman" w:hint="eastAsia"/>
          <w:sz w:val="24"/>
          <w:szCs w:val="24"/>
        </w:rPr>
        <w:t>id</w:t>
      </w:r>
      <w:r>
        <w:rPr>
          <w:rFonts w:ascii="Times New Roman" w:hAnsi="Times New Roman" w:hint="eastAsia"/>
          <w:sz w:val="24"/>
          <w:szCs w:val="24"/>
        </w:rPr>
        <w:t>和身份的特定</w:t>
      </w:r>
      <w:r>
        <w:rPr>
          <w:rFonts w:ascii="Times New Roman" w:hAnsi="Times New Roman" w:hint="eastAsia"/>
          <w:sz w:val="24"/>
          <w:szCs w:val="24"/>
        </w:rPr>
        <w:t>token</w:t>
      </w:r>
      <w:r>
        <w:rPr>
          <w:rFonts w:ascii="Times New Roman" w:hAnsi="Times New Roman" w:hint="eastAsia"/>
          <w:sz w:val="24"/>
          <w:szCs w:val="24"/>
        </w:rPr>
        <w:t>，发送给前端，前端在接收后将其保存在浏览器的</w:t>
      </w:r>
      <w:r>
        <w:rPr>
          <w:rFonts w:ascii="Times New Roman" w:hAnsi="Times New Roman" w:hint="eastAsia"/>
          <w:sz w:val="24"/>
          <w:szCs w:val="24"/>
        </w:rPr>
        <w:t>cookie</w:t>
      </w:r>
      <w:r>
        <w:rPr>
          <w:rFonts w:ascii="Times New Roman" w:hAnsi="Times New Roman" w:hint="eastAsia"/>
          <w:sz w:val="24"/>
          <w:szCs w:val="24"/>
        </w:rPr>
        <w:t>中。在用后续的操作中，每一次对服务端的请求，都将该</w:t>
      </w:r>
      <w:r>
        <w:rPr>
          <w:rFonts w:ascii="Times New Roman" w:hAnsi="Times New Roman" w:hint="eastAsia"/>
          <w:sz w:val="24"/>
          <w:szCs w:val="24"/>
        </w:rPr>
        <w:t>token</w:t>
      </w:r>
      <w:r>
        <w:rPr>
          <w:rFonts w:ascii="Times New Roman" w:hAnsi="Times New Roman" w:hint="eastAsia"/>
          <w:sz w:val="24"/>
          <w:szCs w:val="24"/>
        </w:rPr>
        <w:t>放在</w:t>
      </w:r>
      <w:r>
        <w:rPr>
          <w:rFonts w:ascii="Times New Roman" w:hAnsi="Times New Roman" w:hint="eastAsia"/>
          <w:sz w:val="24"/>
          <w:szCs w:val="24"/>
        </w:rPr>
        <w:t>request</w:t>
      </w:r>
      <w:r>
        <w:rPr>
          <w:rFonts w:ascii="Times New Roman" w:hAnsi="Times New Roman" w:hint="eastAsia"/>
          <w:sz w:val="24"/>
          <w:szCs w:val="24"/>
        </w:rPr>
        <w:t>的</w:t>
      </w:r>
      <w:r w:rsidRPr="001315A1">
        <w:rPr>
          <w:rFonts w:ascii="Times New Roman" w:hAnsi="Times New Roman"/>
          <w:sz w:val="24"/>
          <w:szCs w:val="24"/>
        </w:rPr>
        <w:t>Authorization</w:t>
      </w:r>
      <w:r>
        <w:rPr>
          <w:rFonts w:ascii="Times New Roman" w:hAnsi="Times New Roman" w:hint="eastAsia"/>
          <w:sz w:val="24"/>
          <w:szCs w:val="24"/>
        </w:rPr>
        <w:t>中，后端服务器对请求头中的</w:t>
      </w:r>
      <w:r>
        <w:rPr>
          <w:rFonts w:ascii="Times New Roman" w:hAnsi="Times New Roman" w:hint="eastAsia"/>
          <w:sz w:val="24"/>
          <w:szCs w:val="24"/>
        </w:rPr>
        <w:t>token</w:t>
      </w:r>
      <w:r>
        <w:rPr>
          <w:rFonts w:ascii="Times New Roman" w:hAnsi="Times New Roman" w:hint="eastAsia"/>
          <w:sz w:val="24"/>
          <w:szCs w:val="24"/>
        </w:rPr>
        <w:t>进行解析，如果解析成功，则进行后续的授权操作，否则没有授权，无法进行后面的操作。通过</w:t>
      </w:r>
      <w:r>
        <w:rPr>
          <w:rFonts w:ascii="Times New Roman" w:hAnsi="Times New Roman" w:hint="eastAsia"/>
          <w:sz w:val="24"/>
          <w:szCs w:val="24"/>
        </w:rPr>
        <w:t>Express</w:t>
      </w:r>
      <w:r>
        <w:rPr>
          <w:rFonts w:ascii="Times New Roman" w:hAnsi="Times New Roman"/>
          <w:sz w:val="24"/>
          <w:szCs w:val="24"/>
        </w:rPr>
        <w:t>.</w:t>
      </w:r>
      <w:r>
        <w:rPr>
          <w:rFonts w:ascii="Times New Roman" w:hAnsi="Times New Roman" w:hint="eastAsia"/>
          <w:sz w:val="24"/>
          <w:szCs w:val="24"/>
        </w:rPr>
        <w:t>js</w:t>
      </w:r>
      <w:r>
        <w:rPr>
          <w:rFonts w:ascii="Times New Roman" w:hAnsi="Times New Roman" w:hint="eastAsia"/>
          <w:sz w:val="24"/>
          <w:szCs w:val="24"/>
        </w:rPr>
        <w:t>的中间件，可以实现用户授权，对用户进行功能限制，可以防止非法用户对数据进行篡改，进而保证了系统安全。</w:t>
      </w:r>
    </w:p>
    <w:p w14:paraId="4DEA5A61" w14:textId="77777777" w:rsidR="00C96764" w:rsidRDefault="00C96764" w:rsidP="00C96764">
      <w:pPr>
        <w:spacing w:line="360" w:lineRule="auto"/>
        <w:rPr>
          <w:rFonts w:ascii="Times New Roman" w:hAnsi="Times New Roman"/>
          <w:sz w:val="24"/>
          <w:szCs w:val="24"/>
        </w:rPr>
      </w:pPr>
      <w:r>
        <w:rPr>
          <w:rFonts w:ascii="Times New Roman" w:hAnsi="Times New Roman"/>
          <w:sz w:val="24"/>
          <w:szCs w:val="24"/>
        </w:rPr>
        <w:lastRenderedPageBreak/>
        <w:tab/>
      </w:r>
      <w:r>
        <w:rPr>
          <w:rFonts w:ascii="Times New Roman" w:hAnsi="Times New Roman" w:hint="eastAsia"/>
          <w:sz w:val="24"/>
          <w:szCs w:val="24"/>
        </w:rPr>
        <w:t>在数据安全方面，系统对用户密码进行了</w:t>
      </w:r>
      <w:r>
        <w:rPr>
          <w:rFonts w:ascii="Times New Roman" w:hAnsi="Times New Roman" w:hint="eastAsia"/>
          <w:sz w:val="24"/>
          <w:szCs w:val="24"/>
        </w:rPr>
        <w:t>md</w:t>
      </w:r>
      <w:r>
        <w:rPr>
          <w:rFonts w:ascii="Times New Roman" w:hAnsi="Times New Roman"/>
          <w:sz w:val="24"/>
          <w:szCs w:val="24"/>
        </w:rPr>
        <w:t>5</w:t>
      </w:r>
      <w:r>
        <w:rPr>
          <w:rFonts w:ascii="Times New Roman" w:hAnsi="Times New Roman" w:hint="eastAsia"/>
          <w:sz w:val="24"/>
          <w:szCs w:val="24"/>
        </w:rPr>
        <w:t>加密处理，服务器将加密后的密码存入数据库，在处理后，即使是数据库管理者也不能知道用户的密码，保证了用户信息的安全性。另外也要防止</w:t>
      </w:r>
      <w:r>
        <w:rPr>
          <w:rFonts w:ascii="Times New Roman" w:hAnsi="Times New Roman" w:hint="eastAsia"/>
          <w:sz w:val="24"/>
          <w:szCs w:val="24"/>
        </w:rPr>
        <w:t>SQL</w:t>
      </w:r>
      <w:r>
        <w:rPr>
          <w:rFonts w:ascii="Times New Roman" w:hAnsi="Times New Roman" w:hint="eastAsia"/>
          <w:sz w:val="24"/>
          <w:szCs w:val="24"/>
        </w:rPr>
        <w:t>注入，因为系统使用了</w:t>
      </w:r>
      <w:proofErr w:type="spellStart"/>
      <w:r>
        <w:rPr>
          <w:rFonts w:ascii="Times New Roman" w:hAnsi="Times New Roman" w:hint="eastAsia"/>
          <w:sz w:val="24"/>
          <w:szCs w:val="24"/>
        </w:rPr>
        <w:t>orm</w:t>
      </w:r>
      <w:proofErr w:type="spellEnd"/>
      <w:r>
        <w:rPr>
          <w:rFonts w:ascii="Times New Roman" w:hAnsi="Times New Roman" w:hint="eastAsia"/>
          <w:sz w:val="24"/>
          <w:szCs w:val="24"/>
        </w:rPr>
        <w:t>框架进行服务器与数据库的交互，该框架对接口进行了封装，不对外暴露，因此在理论上有效地对</w:t>
      </w:r>
      <w:r>
        <w:rPr>
          <w:rFonts w:ascii="Times New Roman" w:hAnsi="Times New Roman" w:hint="eastAsia"/>
          <w:sz w:val="24"/>
          <w:szCs w:val="24"/>
        </w:rPr>
        <w:t>SQL</w:t>
      </w:r>
      <w:r>
        <w:rPr>
          <w:rFonts w:ascii="Times New Roman" w:hAnsi="Times New Roman" w:hint="eastAsia"/>
          <w:sz w:val="24"/>
          <w:szCs w:val="24"/>
        </w:rPr>
        <w:t>注入攻击进行了防范。</w:t>
      </w:r>
    </w:p>
    <w:p w14:paraId="055E3B1D" w14:textId="3C657C4B" w:rsidR="000237E2" w:rsidRDefault="000237E2" w:rsidP="000237E2">
      <w:pPr>
        <w:spacing w:line="360" w:lineRule="auto"/>
        <w:outlineLvl w:val="2"/>
        <w:rPr>
          <w:rFonts w:ascii="Times New Roman" w:eastAsia="黑体" w:hAnsi="Times New Roman"/>
          <w:b/>
          <w:sz w:val="24"/>
          <w:szCs w:val="24"/>
        </w:rPr>
      </w:pPr>
      <w:bookmarkStart w:id="38" w:name="_Toc72610892"/>
      <w:r>
        <w:rPr>
          <w:rFonts w:ascii="Times New Roman" w:eastAsia="黑体" w:hAnsi="Times New Roman"/>
          <w:b/>
          <w:sz w:val="24"/>
          <w:szCs w:val="24"/>
        </w:rPr>
        <w:t>3.3.3</w:t>
      </w:r>
      <w:r>
        <w:rPr>
          <w:rFonts w:ascii="Times New Roman" w:eastAsia="黑体" w:hAnsi="Times New Roman"/>
          <w:sz w:val="24"/>
          <w:szCs w:val="24"/>
        </w:rPr>
        <w:t xml:space="preserve"> </w:t>
      </w:r>
      <w:r>
        <w:rPr>
          <w:rFonts w:ascii="Times New Roman" w:eastAsia="黑体" w:hAnsi="Times New Roman" w:hint="eastAsia"/>
          <w:b/>
          <w:sz w:val="24"/>
          <w:szCs w:val="24"/>
        </w:rPr>
        <w:t>服务器端响应时间</w:t>
      </w:r>
      <w:bookmarkEnd w:id="38"/>
    </w:p>
    <w:p w14:paraId="4B40AB24" w14:textId="06FF3C09" w:rsidR="00C96764" w:rsidRDefault="000237E2" w:rsidP="008D063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如</w:t>
      </w:r>
      <w:r>
        <w:rPr>
          <w:rFonts w:ascii="Times New Roman" w:hAnsi="Times New Roman" w:hint="eastAsia"/>
          <w:sz w:val="24"/>
          <w:szCs w:val="24"/>
        </w:rPr>
        <w:t>1</w:t>
      </w:r>
      <w:r>
        <w:rPr>
          <w:rFonts w:ascii="Times New Roman" w:hAnsi="Times New Roman"/>
          <w:sz w:val="24"/>
          <w:szCs w:val="24"/>
        </w:rPr>
        <w:t>.3.2</w:t>
      </w:r>
      <w:r>
        <w:rPr>
          <w:rFonts w:ascii="Times New Roman" w:hAnsi="Times New Roman" w:hint="eastAsia"/>
          <w:sz w:val="24"/>
          <w:szCs w:val="24"/>
        </w:rPr>
        <w:t>响应时间中所提，如果要提升</w:t>
      </w:r>
      <w:r w:rsidRPr="00E472CB">
        <w:rPr>
          <w:rFonts w:ascii="Times New Roman" w:hAnsi="Times New Roman" w:hint="eastAsia"/>
          <w:sz w:val="24"/>
          <w:szCs w:val="24"/>
        </w:rPr>
        <w:t>Web</w:t>
      </w:r>
      <w:r w:rsidRPr="00E472CB">
        <w:rPr>
          <w:rFonts w:ascii="Times New Roman" w:hAnsi="Times New Roman" w:hint="eastAsia"/>
          <w:sz w:val="24"/>
          <w:szCs w:val="24"/>
        </w:rPr>
        <w:t>应用程序的服务质量</w:t>
      </w:r>
      <w:r>
        <w:rPr>
          <w:rFonts w:ascii="Times New Roman" w:hAnsi="Times New Roman" w:hint="eastAsia"/>
          <w:sz w:val="24"/>
          <w:szCs w:val="24"/>
        </w:rPr>
        <w:t>，就需要</w:t>
      </w:r>
      <w:r w:rsidRPr="00E472CB">
        <w:rPr>
          <w:rFonts w:ascii="Times New Roman" w:hAnsi="Times New Roman" w:hint="eastAsia"/>
          <w:sz w:val="24"/>
          <w:szCs w:val="24"/>
        </w:rPr>
        <w:t>使用户的等待时间尽量控制在用户可以接受的范围之内</w:t>
      </w:r>
      <w:r>
        <w:rPr>
          <w:rFonts w:ascii="Times New Roman" w:hAnsi="Times New Roman" w:hint="eastAsia"/>
          <w:sz w:val="24"/>
          <w:szCs w:val="24"/>
        </w:rPr>
        <w:t>，因此，在开发中保证应保证请求响应时间少于</w:t>
      </w:r>
      <w:r>
        <w:rPr>
          <w:rFonts w:ascii="Times New Roman" w:hAnsi="Times New Roman" w:hint="eastAsia"/>
          <w:sz w:val="24"/>
          <w:szCs w:val="24"/>
        </w:rPr>
        <w:t>1</w:t>
      </w:r>
      <w:r>
        <w:rPr>
          <w:rFonts w:ascii="Times New Roman" w:hAnsi="Times New Roman" w:hint="eastAsia"/>
          <w:sz w:val="24"/>
          <w:szCs w:val="24"/>
        </w:rPr>
        <w:t>秒。</w:t>
      </w:r>
    </w:p>
    <w:p w14:paraId="73A33A87" w14:textId="2E6EBC7D" w:rsidR="000237E2" w:rsidRDefault="000237E2" w:rsidP="000237E2">
      <w:pPr>
        <w:spacing w:line="360" w:lineRule="auto"/>
        <w:outlineLvl w:val="2"/>
        <w:rPr>
          <w:rFonts w:ascii="Times New Roman" w:eastAsia="黑体" w:hAnsi="Times New Roman"/>
          <w:b/>
          <w:sz w:val="24"/>
          <w:szCs w:val="24"/>
        </w:rPr>
      </w:pPr>
      <w:bookmarkStart w:id="39" w:name="_Toc72610893"/>
      <w:r>
        <w:rPr>
          <w:rFonts w:ascii="Times New Roman" w:eastAsia="黑体" w:hAnsi="Times New Roman"/>
          <w:b/>
          <w:sz w:val="24"/>
          <w:szCs w:val="24"/>
        </w:rPr>
        <w:t>3.3.4</w:t>
      </w:r>
      <w:r>
        <w:rPr>
          <w:rFonts w:ascii="Times New Roman" w:eastAsia="黑体" w:hAnsi="Times New Roman"/>
          <w:sz w:val="24"/>
          <w:szCs w:val="24"/>
        </w:rPr>
        <w:t xml:space="preserve"> </w:t>
      </w:r>
      <w:r>
        <w:rPr>
          <w:rFonts w:ascii="Times New Roman" w:eastAsia="黑体" w:hAnsi="Times New Roman" w:hint="eastAsia"/>
          <w:b/>
          <w:sz w:val="24"/>
          <w:szCs w:val="24"/>
        </w:rPr>
        <w:t>客户端性能需求</w:t>
      </w:r>
      <w:bookmarkEnd w:id="39"/>
    </w:p>
    <w:p w14:paraId="6190A6DC" w14:textId="0B4012B7" w:rsidR="000237E2" w:rsidRDefault="000237E2" w:rsidP="008D0631">
      <w:pPr>
        <w:spacing w:line="360" w:lineRule="auto"/>
        <w:rPr>
          <w:rFonts w:ascii="宋体" w:hAnsi="宋体"/>
          <w:sz w:val="24"/>
          <w:szCs w:val="24"/>
        </w:rPr>
      </w:pPr>
      <w:r>
        <w:rPr>
          <w:rFonts w:ascii="Times New Roman" w:hAnsi="Times New Roman"/>
          <w:sz w:val="24"/>
          <w:szCs w:val="24"/>
        </w:rPr>
        <w:tab/>
      </w:r>
      <w:r>
        <w:rPr>
          <w:rFonts w:ascii="Times New Roman" w:hAnsi="Times New Roman" w:hint="eastAsia"/>
          <w:sz w:val="24"/>
          <w:szCs w:val="24"/>
        </w:rPr>
        <w:t>对</w:t>
      </w:r>
      <w:r>
        <w:rPr>
          <w:rFonts w:ascii="Times New Roman" w:hAnsi="Times New Roman" w:hint="eastAsia"/>
          <w:sz w:val="24"/>
          <w:szCs w:val="24"/>
        </w:rPr>
        <w:t>Web</w:t>
      </w:r>
      <w:r>
        <w:rPr>
          <w:rFonts w:ascii="Times New Roman" w:hAnsi="Times New Roman" w:hint="eastAsia"/>
          <w:sz w:val="24"/>
          <w:szCs w:val="24"/>
        </w:rPr>
        <w:t>服务来说，前端体验也是评判性能的重要一环，而不仅仅是后端。因此在前端设计时，应将网页尽可能设计为响应式布局，使得网页在浏览器不同的分辨率下，都能有很好的显示效果。另外</w:t>
      </w:r>
      <w:r w:rsidR="003B7732">
        <w:rPr>
          <w:rFonts w:ascii="Times New Roman" w:hAnsi="Times New Roman" w:hint="eastAsia"/>
          <w:sz w:val="24"/>
          <w:szCs w:val="24"/>
        </w:rPr>
        <w:t>在系统构建时，也应考虑参照</w:t>
      </w:r>
      <w:r w:rsidR="003B7732" w:rsidRPr="00320E01">
        <w:rPr>
          <w:rFonts w:ascii="宋体" w:hAnsi="宋体" w:hint="eastAsia"/>
          <w:sz w:val="24"/>
          <w:szCs w:val="24"/>
        </w:rPr>
        <w:t>闫志英</w:t>
      </w:r>
      <w:r w:rsidR="00A55CF8">
        <w:rPr>
          <w:rStyle w:val="af6"/>
          <w:rFonts w:ascii="宋体" w:hAnsi="宋体"/>
          <w:sz w:val="24"/>
          <w:szCs w:val="24"/>
        </w:rPr>
        <w:t>[</w:t>
      </w:r>
      <w:r w:rsidR="00A55CF8">
        <w:rPr>
          <w:rStyle w:val="af6"/>
          <w:rFonts w:ascii="宋体" w:hAnsi="宋体"/>
          <w:sz w:val="24"/>
          <w:szCs w:val="24"/>
        </w:rPr>
        <w:endnoteReference w:id="9"/>
      </w:r>
      <w:r w:rsidR="00A55CF8">
        <w:rPr>
          <w:rStyle w:val="af6"/>
          <w:rFonts w:ascii="宋体" w:hAnsi="宋体"/>
          <w:sz w:val="24"/>
          <w:szCs w:val="24"/>
        </w:rPr>
        <w:t>]</w:t>
      </w:r>
      <w:r w:rsidR="003B7732">
        <w:rPr>
          <w:rFonts w:ascii="宋体" w:hAnsi="宋体" w:hint="eastAsia"/>
          <w:sz w:val="24"/>
          <w:szCs w:val="24"/>
        </w:rPr>
        <w:t>提出的前端性能优化的解决方案：</w:t>
      </w:r>
    </w:p>
    <w:p w14:paraId="244556E2" w14:textId="41917C1D" w:rsidR="003B7732" w:rsidRPr="003B7732" w:rsidRDefault="003B7732" w:rsidP="003B7732">
      <w:pPr>
        <w:spacing w:line="360" w:lineRule="auto"/>
        <w:ind w:left="420"/>
        <w:rPr>
          <w:rFonts w:ascii="宋体" w:hAnsi="宋体"/>
          <w:sz w:val="24"/>
          <w:szCs w:val="24"/>
        </w:rPr>
      </w:pPr>
      <w:r>
        <w:rPr>
          <w:rFonts w:ascii="宋体" w:hAnsi="宋体" w:hint="eastAsia"/>
          <w:sz w:val="24"/>
          <w:szCs w:val="24"/>
        </w:rPr>
        <w:t>（1）</w:t>
      </w:r>
      <w:r w:rsidRPr="003B7732">
        <w:rPr>
          <w:rFonts w:ascii="宋体" w:hAnsi="宋体" w:hint="eastAsia"/>
          <w:sz w:val="24"/>
          <w:szCs w:val="24"/>
        </w:rPr>
        <w:t>减少HTTP的请求</w:t>
      </w:r>
    </w:p>
    <w:p w14:paraId="1322E41C" w14:textId="299B7B49" w:rsidR="003B7732" w:rsidRPr="003B7732" w:rsidRDefault="003B7732" w:rsidP="003B7732">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w:t>
      </w:r>
      <w:r w:rsidRPr="003B7732">
        <w:rPr>
          <w:rFonts w:ascii="宋体" w:hAnsi="宋体" w:hint="eastAsia"/>
          <w:sz w:val="24"/>
          <w:szCs w:val="24"/>
        </w:rPr>
        <w:t>对样式表进行改善</w:t>
      </w:r>
    </w:p>
    <w:p w14:paraId="3C95CF01" w14:textId="2F3F8DEA" w:rsidR="003B7732" w:rsidRPr="003B7732" w:rsidRDefault="003B7732" w:rsidP="003B7732">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w:t>
      </w:r>
      <w:r w:rsidRPr="003B7732">
        <w:rPr>
          <w:rFonts w:ascii="宋体" w:hAnsi="宋体" w:hint="eastAsia"/>
          <w:sz w:val="24"/>
          <w:szCs w:val="24"/>
        </w:rPr>
        <w:t>压缩文件</w:t>
      </w:r>
    </w:p>
    <w:p w14:paraId="5A33221E" w14:textId="4B7EB979" w:rsidR="003B7732" w:rsidRPr="003B7732" w:rsidRDefault="003B7732" w:rsidP="003B7732">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w:t>
      </w:r>
      <w:r w:rsidRPr="003B7732">
        <w:rPr>
          <w:rFonts w:ascii="宋体" w:hAnsi="宋体" w:hint="eastAsia"/>
          <w:sz w:val="24"/>
          <w:szCs w:val="24"/>
        </w:rPr>
        <w:t>将script放在底部</w:t>
      </w:r>
    </w:p>
    <w:p w14:paraId="76B0C10C" w14:textId="6DB3F1E5" w:rsidR="003B7732" w:rsidRPr="003B7732" w:rsidRDefault="003B7732" w:rsidP="003B7732">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5</w:t>
      </w:r>
      <w:r>
        <w:rPr>
          <w:rFonts w:ascii="宋体" w:hAnsi="宋体" w:hint="eastAsia"/>
          <w:sz w:val="24"/>
          <w:szCs w:val="24"/>
        </w:rPr>
        <w:t>）</w:t>
      </w:r>
      <w:r w:rsidRPr="003B7732">
        <w:rPr>
          <w:rFonts w:ascii="宋体" w:hAnsi="宋体" w:hint="eastAsia"/>
          <w:sz w:val="24"/>
          <w:szCs w:val="24"/>
        </w:rPr>
        <w:t>减少DNS查询</w:t>
      </w:r>
    </w:p>
    <w:p w14:paraId="75EAD5A1" w14:textId="267084D7" w:rsidR="003B7732" w:rsidRDefault="003B7732" w:rsidP="003B7732">
      <w:pPr>
        <w:spacing w:line="360" w:lineRule="auto"/>
        <w:ind w:left="420"/>
        <w:rPr>
          <w:rFonts w:ascii="宋体" w:hAnsi="宋体"/>
          <w:sz w:val="24"/>
          <w:szCs w:val="24"/>
        </w:rPr>
      </w:pPr>
      <w:r>
        <w:rPr>
          <w:rFonts w:ascii="宋体" w:hAnsi="宋体" w:hint="eastAsia"/>
          <w:sz w:val="24"/>
          <w:szCs w:val="24"/>
        </w:rPr>
        <w:t>（</w:t>
      </w:r>
      <w:r>
        <w:rPr>
          <w:rFonts w:ascii="宋体" w:hAnsi="宋体"/>
          <w:sz w:val="24"/>
          <w:szCs w:val="24"/>
        </w:rPr>
        <w:t>6</w:t>
      </w:r>
      <w:r>
        <w:rPr>
          <w:rFonts w:ascii="宋体" w:hAnsi="宋体" w:hint="eastAsia"/>
          <w:sz w:val="24"/>
          <w:szCs w:val="24"/>
        </w:rPr>
        <w:t>）</w:t>
      </w:r>
      <w:r w:rsidRPr="003B7732">
        <w:rPr>
          <w:rFonts w:ascii="宋体" w:hAnsi="宋体" w:hint="eastAsia"/>
          <w:sz w:val="24"/>
          <w:szCs w:val="24"/>
        </w:rPr>
        <w:t>避免重定向，杜绝http</w:t>
      </w:r>
      <w:r w:rsidRPr="003B7732">
        <w:rPr>
          <w:rFonts w:ascii="宋体" w:hAnsi="宋体"/>
          <w:sz w:val="24"/>
          <w:szCs w:val="24"/>
        </w:rPr>
        <w:t xml:space="preserve"> 404</w:t>
      </w:r>
      <w:r w:rsidRPr="003B7732">
        <w:rPr>
          <w:rFonts w:ascii="宋体" w:hAnsi="宋体" w:hint="eastAsia"/>
          <w:sz w:val="24"/>
          <w:szCs w:val="24"/>
        </w:rPr>
        <w:t>错误</w:t>
      </w:r>
    </w:p>
    <w:p w14:paraId="45A4F35D" w14:textId="0D65F07A" w:rsidR="003B7732" w:rsidRPr="003B7732" w:rsidRDefault="003B7732" w:rsidP="003B7732">
      <w:pPr>
        <w:spacing w:line="360" w:lineRule="auto"/>
        <w:ind w:firstLine="420"/>
        <w:rPr>
          <w:rFonts w:ascii="宋体" w:hAnsi="宋体"/>
          <w:sz w:val="24"/>
          <w:szCs w:val="24"/>
        </w:rPr>
      </w:pPr>
      <w:r>
        <w:rPr>
          <w:rFonts w:ascii="宋体" w:hAnsi="宋体" w:hint="eastAsia"/>
          <w:sz w:val="24"/>
          <w:szCs w:val="24"/>
        </w:rPr>
        <w:t>另外，</w:t>
      </w:r>
      <w:r w:rsidRPr="00320E01">
        <w:rPr>
          <w:rFonts w:ascii="宋体" w:hAnsi="宋体"/>
          <w:sz w:val="24"/>
          <w:szCs w:val="24"/>
        </w:rPr>
        <w:t>Goel U</w:t>
      </w:r>
      <w:r>
        <w:rPr>
          <w:rFonts w:ascii="宋体" w:hAnsi="宋体" w:hint="eastAsia"/>
          <w:sz w:val="24"/>
          <w:szCs w:val="24"/>
        </w:rPr>
        <w:t>和</w:t>
      </w:r>
      <w:r w:rsidRPr="00320E01">
        <w:rPr>
          <w:rFonts w:ascii="宋体" w:hAnsi="宋体"/>
          <w:sz w:val="24"/>
          <w:szCs w:val="24"/>
        </w:rPr>
        <w:t>Steiner M</w:t>
      </w:r>
      <w:r w:rsidR="00A55CF8">
        <w:rPr>
          <w:rStyle w:val="af6"/>
          <w:rFonts w:ascii="宋体" w:hAnsi="宋体"/>
          <w:sz w:val="24"/>
          <w:szCs w:val="24"/>
        </w:rPr>
        <w:t>[</w:t>
      </w:r>
      <w:r w:rsidR="00A55CF8">
        <w:rPr>
          <w:rStyle w:val="af6"/>
          <w:rFonts w:ascii="宋体" w:hAnsi="宋体"/>
          <w:sz w:val="24"/>
          <w:szCs w:val="24"/>
        </w:rPr>
        <w:endnoteReference w:id="10"/>
      </w:r>
      <w:r w:rsidR="00A55CF8">
        <w:rPr>
          <w:rStyle w:val="af6"/>
          <w:rFonts w:ascii="宋体" w:hAnsi="宋体"/>
          <w:sz w:val="24"/>
          <w:szCs w:val="24"/>
        </w:rPr>
        <w:t>]</w:t>
      </w:r>
      <w:r>
        <w:rPr>
          <w:rFonts w:ascii="宋体" w:hAnsi="宋体" w:hint="eastAsia"/>
          <w:sz w:val="24"/>
          <w:szCs w:val="24"/>
        </w:rPr>
        <w:t>在2</w:t>
      </w:r>
      <w:r>
        <w:rPr>
          <w:rFonts w:ascii="宋体" w:hAnsi="宋体"/>
          <w:sz w:val="24"/>
          <w:szCs w:val="24"/>
        </w:rPr>
        <w:t>020</w:t>
      </w:r>
      <w:r>
        <w:rPr>
          <w:rFonts w:ascii="宋体" w:hAnsi="宋体" w:hint="eastAsia"/>
          <w:sz w:val="24"/>
          <w:szCs w:val="24"/>
        </w:rPr>
        <w:t>年发表的一篇文章中也提出，</w:t>
      </w:r>
      <w:r w:rsidRPr="00752C12">
        <w:rPr>
          <w:rFonts w:ascii="宋体" w:hAnsi="宋体" w:hint="eastAsia"/>
          <w:sz w:val="24"/>
          <w:szCs w:val="24"/>
        </w:rPr>
        <w:t>系统可以识别和删除多余的</w:t>
      </w:r>
      <w:r w:rsidRPr="00752C12">
        <w:rPr>
          <w:rFonts w:ascii="宋体" w:hAnsi="宋体"/>
          <w:sz w:val="24"/>
          <w:szCs w:val="24"/>
        </w:rPr>
        <w:t>JavaScript代码，从而更快地加载网页</w:t>
      </w:r>
      <w:r>
        <w:rPr>
          <w:rFonts w:ascii="宋体" w:hAnsi="宋体" w:hint="eastAsia"/>
          <w:sz w:val="24"/>
          <w:szCs w:val="24"/>
        </w:rPr>
        <w:t>。</w:t>
      </w:r>
    </w:p>
    <w:p w14:paraId="2CF59E5B" w14:textId="0A39D1F1" w:rsidR="00C864AF" w:rsidRDefault="00C864AF" w:rsidP="008D0631">
      <w:pPr>
        <w:spacing w:line="360" w:lineRule="auto"/>
        <w:rPr>
          <w:rFonts w:ascii="Times New Roman" w:hAnsi="Times New Roman"/>
          <w:sz w:val="24"/>
          <w:szCs w:val="24"/>
        </w:rPr>
      </w:pPr>
    </w:p>
    <w:p w14:paraId="6737B495" w14:textId="77777777" w:rsidR="00C864AF" w:rsidRDefault="00C864AF">
      <w:pPr>
        <w:widowControl/>
        <w:jc w:val="left"/>
        <w:rPr>
          <w:rFonts w:ascii="Times New Roman" w:hAnsi="Times New Roman"/>
          <w:sz w:val="24"/>
          <w:szCs w:val="24"/>
        </w:rPr>
      </w:pPr>
      <w:r>
        <w:rPr>
          <w:rFonts w:ascii="Times New Roman" w:hAnsi="Times New Roman"/>
          <w:sz w:val="24"/>
          <w:szCs w:val="24"/>
        </w:rPr>
        <w:br w:type="page"/>
      </w:r>
    </w:p>
    <w:p w14:paraId="3AEEF030" w14:textId="0BA78315" w:rsidR="00C864AF" w:rsidRDefault="00C864AF" w:rsidP="002766CD">
      <w:pPr>
        <w:spacing w:beforeLines="80" w:before="249" w:afterLines="50" w:after="156" w:line="460" w:lineRule="exact"/>
        <w:jc w:val="center"/>
        <w:outlineLvl w:val="0"/>
        <w:rPr>
          <w:rFonts w:ascii="Times New Roman" w:eastAsia="楷体_GB2312" w:hAnsi="Times New Roman"/>
          <w:szCs w:val="24"/>
        </w:rPr>
      </w:pPr>
      <w:r>
        <w:rPr>
          <w:rFonts w:ascii="Times New Roman" w:eastAsia="黑体" w:hAnsi="Times New Roman"/>
          <w:b/>
          <w:sz w:val="36"/>
          <w:szCs w:val="36"/>
        </w:rPr>
        <w:lastRenderedPageBreak/>
        <w:t xml:space="preserve">  </w:t>
      </w:r>
      <w:bookmarkStart w:id="40" w:name="_Toc72610894"/>
      <w:r>
        <w:rPr>
          <w:rFonts w:ascii="Times New Roman" w:eastAsia="黑体" w:hAnsi="Times New Roman" w:hint="eastAsia"/>
          <w:b/>
          <w:sz w:val="36"/>
          <w:szCs w:val="36"/>
        </w:rPr>
        <w:t>第</w:t>
      </w:r>
      <w:r>
        <w:rPr>
          <w:rFonts w:ascii="Times New Roman" w:eastAsia="黑体" w:hAnsi="Times New Roman"/>
          <w:b/>
          <w:sz w:val="36"/>
          <w:szCs w:val="36"/>
        </w:rPr>
        <w:t>4</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系统设计</w:t>
      </w:r>
      <w:bookmarkEnd w:id="40"/>
    </w:p>
    <w:p w14:paraId="7B8142EA" w14:textId="75E9E4BC" w:rsidR="00C864AF" w:rsidRDefault="00C864AF" w:rsidP="00C864AF">
      <w:pPr>
        <w:spacing w:line="360" w:lineRule="auto"/>
        <w:outlineLvl w:val="1"/>
        <w:rPr>
          <w:rFonts w:ascii="Times New Roman" w:hAnsi="Times New Roman"/>
          <w:szCs w:val="24"/>
        </w:rPr>
      </w:pPr>
      <w:bookmarkStart w:id="41" w:name="_Toc72610895"/>
      <w:r>
        <w:rPr>
          <w:rFonts w:ascii="Times New Roman" w:hAnsi="Times New Roman"/>
          <w:b/>
          <w:sz w:val="28"/>
          <w:szCs w:val="28"/>
        </w:rPr>
        <w:t>4.1</w:t>
      </w:r>
      <w:r>
        <w:rPr>
          <w:rFonts w:ascii="Times New Roman" w:eastAsia="黑体" w:hAnsi="Times New Roman"/>
          <w:sz w:val="28"/>
          <w:szCs w:val="28"/>
        </w:rPr>
        <w:t xml:space="preserve"> </w:t>
      </w:r>
      <w:r>
        <w:rPr>
          <w:rFonts w:ascii="Times New Roman" w:eastAsia="黑体" w:hAnsi="Times New Roman" w:hint="eastAsia"/>
          <w:b/>
          <w:sz w:val="28"/>
          <w:szCs w:val="28"/>
        </w:rPr>
        <w:t>系统总体架构设计</w:t>
      </w:r>
      <w:bookmarkEnd w:id="41"/>
    </w:p>
    <w:p w14:paraId="0B67050F" w14:textId="0676B131" w:rsidR="000237E2" w:rsidRDefault="00AB608F" w:rsidP="008D063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本系统采用三层架构模式。</w:t>
      </w:r>
      <w:r w:rsidR="006404B0">
        <w:rPr>
          <w:rFonts w:ascii="Times New Roman" w:hAnsi="Times New Roman" w:hint="eastAsia"/>
          <w:sz w:val="24"/>
          <w:szCs w:val="24"/>
        </w:rPr>
        <w:t>分为</w:t>
      </w:r>
      <w:r>
        <w:rPr>
          <w:rFonts w:ascii="Times New Roman" w:hAnsi="Times New Roman" w:hint="eastAsia"/>
          <w:sz w:val="24"/>
          <w:szCs w:val="24"/>
        </w:rPr>
        <w:t>前台页面、业务逻辑</w:t>
      </w:r>
      <w:r w:rsidR="006404B0">
        <w:rPr>
          <w:rFonts w:ascii="Times New Roman" w:hAnsi="Times New Roman" w:hint="eastAsia"/>
          <w:sz w:val="24"/>
          <w:szCs w:val="24"/>
        </w:rPr>
        <w:t>和</w:t>
      </w:r>
      <w:r>
        <w:rPr>
          <w:rFonts w:ascii="Times New Roman" w:hAnsi="Times New Roman" w:hint="eastAsia"/>
          <w:sz w:val="24"/>
          <w:szCs w:val="24"/>
        </w:rPr>
        <w:t>数据结构</w:t>
      </w:r>
      <w:r w:rsidR="006404B0">
        <w:rPr>
          <w:rFonts w:ascii="Times New Roman" w:hAnsi="Times New Roman" w:hint="eastAsia"/>
          <w:sz w:val="24"/>
          <w:szCs w:val="24"/>
        </w:rPr>
        <w:t>，其分布在各个层次，由于各层次间耦合性很低，所以维护成本很低。</w:t>
      </w:r>
    </w:p>
    <w:p w14:paraId="36BFDB96" w14:textId="67E6F771" w:rsidR="006404B0" w:rsidRDefault="006404B0" w:rsidP="008D063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此模型与</w:t>
      </w:r>
      <w:r>
        <w:rPr>
          <w:rFonts w:ascii="Times New Roman" w:hAnsi="Times New Roman" w:hint="eastAsia"/>
          <w:sz w:val="24"/>
          <w:szCs w:val="24"/>
        </w:rPr>
        <w:t>MVVM</w:t>
      </w:r>
      <w:r>
        <w:rPr>
          <w:rFonts w:ascii="Times New Roman" w:hAnsi="Times New Roman" w:hint="eastAsia"/>
          <w:sz w:val="24"/>
          <w:szCs w:val="24"/>
        </w:rPr>
        <w:t>设计模式吻合，</w:t>
      </w:r>
      <w:r w:rsidRPr="006404B0">
        <w:rPr>
          <w:rFonts w:ascii="Times New Roman" w:hAnsi="Times New Roman" w:hint="eastAsia"/>
          <w:sz w:val="24"/>
          <w:szCs w:val="24"/>
        </w:rPr>
        <w:t>View</w:t>
      </w:r>
      <w:proofErr w:type="gramStart"/>
      <w:r w:rsidRPr="006404B0">
        <w:rPr>
          <w:rFonts w:ascii="Times New Roman" w:hAnsi="Times New Roman" w:hint="eastAsia"/>
          <w:sz w:val="24"/>
          <w:szCs w:val="24"/>
        </w:rPr>
        <w:t>层负责</w:t>
      </w:r>
      <w:proofErr w:type="gramEnd"/>
      <w:r w:rsidRPr="006404B0">
        <w:rPr>
          <w:rFonts w:ascii="Times New Roman" w:hAnsi="Times New Roman" w:hint="eastAsia"/>
          <w:sz w:val="24"/>
          <w:szCs w:val="24"/>
        </w:rPr>
        <w:t>视图逻辑，</w:t>
      </w:r>
      <w:r w:rsidRPr="006404B0">
        <w:rPr>
          <w:rFonts w:ascii="Times New Roman" w:hAnsi="Times New Roman" w:hint="eastAsia"/>
          <w:sz w:val="24"/>
          <w:szCs w:val="24"/>
        </w:rPr>
        <w:t>Model</w:t>
      </w:r>
      <w:proofErr w:type="gramStart"/>
      <w:r w:rsidRPr="006404B0">
        <w:rPr>
          <w:rFonts w:ascii="Times New Roman" w:hAnsi="Times New Roman" w:hint="eastAsia"/>
          <w:sz w:val="24"/>
          <w:szCs w:val="24"/>
        </w:rPr>
        <w:t>层负</w:t>
      </w:r>
      <w:proofErr w:type="gramEnd"/>
      <w:r w:rsidRPr="006404B0">
        <w:rPr>
          <w:rFonts w:ascii="Times New Roman" w:hAnsi="Times New Roman" w:hint="eastAsia"/>
          <w:sz w:val="24"/>
          <w:szCs w:val="24"/>
        </w:rPr>
        <w:t>责处理数据逻辑，</w:t>
      </w:r>
      <w:proofErr w:type="spellStart"/>
      <w:r w:rsidRPr="006404B0">
        <w:rPr>
          <w:rFonts w:ascii="Times New Roman" w:hAnsi="Times New Roman" w:hint="eastAsia"/>
          <w:sz w:val="24"/>
          <w:szCs w:val="24"/>
        </w:rPr>
        <w:t>ViewModel</w:t>
      </w:r>
      <w:proofErr w:type="spellEnd"/>
      <w:proofErr w:type="gramStart"/>
      <w:r w:rsidRPr="006404B0">
        <w:rPr>
          <w:rFonts w:ascii="Times New Roman" w:hAnsi="Times New Roman" w:hint="eastAsia"/>
          <w:sz w:val="24"/>
          <w:szCs w:val="24"/>
        </w:rPr>
        <w:t>层负</w:t>
      </w:r>
      <w:proofErr w:type="gramEnd"/>
      <w:r w:rsidRPr="006404B0">
        <w:rPr>
          <w:rFonts w:ascii="Times New Roman" w:hAnsi="Times New Roman" w:hint="eastAsia"/>
          <w:sz w:val="24"/>
          <w:szCs w:val="24"/>
        </w:rPr>
        <w:t>责处理业务逻辑，为</w:t>
      </w:r>
      <w:r w:rsidRPr="006404B0">
        <w:rPr>
          <w:rFonts w:ascii="Times New Roman" w:hAnsi="Times New Roman" w:hint="eastAsia"/>
          <w:sz w:val="24"/>
          <w:szCs w:val="24"/>
        </w:rPr>
        <w:t>View</w:t>
      </w:r>
      <w:r w:rsidRPr="006404B0">
        <w:rPr>
          <w:rFonts w:ascii="Times New Roman" w:hAnsi="Times New Roman" w:hint="eastAsia"/>
          <w:sz w:val="24"/>
          <w:szCs w:val="24"/>
        </w:rPr>
        <w:t>层提供数据源。</w:t>
      </w:r>
      <w:r>
        <w:rPr>
          <w:rFonts w:ascii="Times New Roman" w:hAnsi="Times New Roman" w:hint="eastAsia"/>
          <w:sz w:val="24"/>
          <w:szCs w:val="24"/>
        </w:rPr>
        <w:t>MVVM</w:t>
      </w:r>
      <w:r>
        <w:rPr>
          <w:rFonts w:ascii="Times New Roman" w:hAnsi="Times New Roman" w:hint="eastAsia"/>
          <w:sz w:val="24"/>
          <w:szCs w:val="24"/>
        </w:rPr>
        <w:t>设计模式的具体特点在本文相关技术选型的</w:t>
      </w:r>
      <w:r>
        <w:rPr>
          <w:rFonts w:ascii="Times New Roman" w:hAnsi="Times New Roman" w:hint="eastAsia"/>
          <w:sz w:val="24"/>
          <w:szCs w:val="24"/>
        </w:rPr>
        <w:t>2</w:t>
      </w:r>
      <w:r>
        <w:rPr>
          <w:rFonts w:ascii="Times New Roman" w:hAnsi="Times New Roman"/>
          <w:sz w:val="24"/>
          <w:szCs w:val="24"/>
        </w:rPr>
        <w:t>.5</w:t>
      </w:r>
      <w:r>
        <w:rPr>
          <w:rFonts w:ascii="Times New Roman" w:hAnsi="Times New Roman" w:hint="eastAsia"/>
          <w:sz w:val="24"/>
          <w:szCs w:val="24"/>
        </w:rPr>
        <w:t>部分已做介绍。</w:t>
      </w:r>
    </w:p>
    <w:p w14:paraId="22AFA097" w14:textId="489F943B" w:rsidR="006404B0" w:rsidRDefault="006404B0" w:rsidP="008D0631">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本系统的整体架构如图</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所示：</w:t>
      </w:r>
    </w:p>
    <w:p w14:paraId="2D0673DA" w14:textId="611668CC" w:rsidR="006404B0" w:rsidRDefault="00DD2AC9" w:rsidP="00DD2AC9">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3B779D8" wp14:editId="118EBC8B">
            <wp:extent cx="5267325" cy="2895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3AACB48C" w14:textId="10B197F9" w:rsidR="00DD2AC9" w:rsidRPr="00C96764" w:rsidRDefault="00DD2AC9" w:rsidP="00DD2AC9">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Pr>
          <w:rFonts w:ascii="Times New Roman" w:eastAsia="黑体" w:hAnsi="Times New Roman"/>
          <w:bCs/>
          <w:szCs w:val="24"/>
        </w:rPr>
        <w:t xml:space="preserve">1 </w:t>
      </w:r>
      <w:r>
        <w:rPr>
          <w:rFonts w:ascii="Times New Roman" w:eastAsia="黑体" w:hAnsi="Times New Roman" w:hint="eastAsia"/>
          <w:bCs/>
          <w:szCs w:val="24"/>
        </w:rPr>
        <w:t>系统架构设计图</w:t>
      </w:r>
    </w:p>
    <w:p w14:paraId="16DB07D9" w14:textId="6C9ADCBF" w:rsidR="000117B0" w:rsidRDefault="000117B0"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系统的前端技术</w:t>
      </w:r>
      <w:proofErr w:type="gramStart"/>
      <w:r>
        <w:rPr>
          <w:rFonts w:ascii="Times New Roman" w:hAnsi="Times New Roman" w:hint="eastAsia"/>
          <w:sz w:val="24"/>
          <w:szCs w:val="24"/>
        </w:rPr>
        <w:t>栈</w:t>
      </w:r>
      <w:proofErr w:type="gramEnd"/>
      <w:r>
        <w:rPr>
          <w:rFonts w:ascii="Times New Roman" w:hAnsi="Times New Roman" w:hint="eastAsia"/>
          <w:sz w:val="24"/>
          <w:szCs w:val="24"/>
        </w:rPr>
        <w:t>使用了</w:t>
      </w:r>
      <w:proofErr w:type="spellStart"/>
      <w:r>
        <w:rPr>
          <w:rFonts w:ascii="Times New Roman" w:hAnsi="Times New Roman" w:hint="eastAsia"/>
          <w:sz w:val="24"/>
          <w:szCs w:val="24"/>
        </w:rPr>
        <w:t>HTML</w:t>
      </w:r>
      <w:r>
        <w:rPr>
          <w:rFonts w:ascii="Times New Roman" w:hAnsi="Times New Roman"/>
          <w:sz w:val="24"/>
          <w:szCs w:val="24"/>
        </w:rPr>
        <w:t>+</w:t>
      </w:r>
      <w:r>
        <w:rPr>
          <w:rFonts w:ascii="Times New Roman" w:hAnsi="Times New Roman" w:hint="eastAsia"/>
          <w:sz w:val="24"/>
          <w:szCs w:val="24"/>
        </w:rPr>
        <w:t>CSS</w:t>
      </w:r>
      <w:r>
        <w:rPr>
          <w:rFonts w:ascii="Times New Roman" w:hAnsi="Times New Roman"/>
          <w:sz w:val="24"/>
          <w:szCs w:val="24"/>
        </w:rPr>
        <w:t>+</w:t>
      </w:r>
      <w:r>
        <w:rPr>
          <w:rFonts w:ascii="Times New Roman" w:hAnsi="Times New Roman" w:hint="eastAsia"/>
          <w:sz w:val="24"/>
          <w:szCs w:val="24"/>
        </w:rPr>
        <w:t>JavaScript</w:t>
      </w:r>
      <w:r>
        <w:rPr>
          <w:rFonts w:ascii="Times New Roman" w:hAnsi="Times New Roman"/>
          <w:sz w:val="24"/>
          <w:szCs w:val="24"/>
        </w:rPr>
        <w:t>+</w:t>
      </w:r>
      <w:r>
        <w:rPr>
          <w:rFonts w:ascii="Times New Roman" w:hAnsi="Times New Roman" w:hint="eastAsia"/>
          <w:sz w:val="24"/>
          <w:szCs w:val="24"/>
        </w:rPr>
        <w:t>Vue</w:t>
      </w:r>
      <w:r>
        <w:rPr>
          <w:rFonts w:ascii="Times New Roman" w:hAnsi="Times New Roman"/>
          <w:sz w:val="24"/>
          <w:szCs w:val="24"/>
        </w:rPr>
        <w:t>.</w:t>
      </w:r>
      <w:r>
        <w:rPr>
          <w:rFonts w:ascii="Times New Roman" w:hAnsi="Times New Roman" w:hint="eastAsia"/>
          <w:sz w:val="24"/>
          <w:szCs w:val="24"/>
        </w:rPr>
        <w:t>js</w:t>
      </w:r>
      <w:r>
        <w:rPr>
          <w:rFonts w:ascii="Times New Roman" w:hAnsi="Times New Roman"/>
          <w:sz w:val="24"/>
          <w:szCs w:val="24"/>
        </w:rPr>
        <w:t>+</w:t>
      </w:r>
      <w:r>
        <w:rPr>
          <w:rFonts w:ascii="Times New Roman" w:hAnsi="Times New Roman" w:hint="eastAsia"/>
          <w:sz w:val="24"/>
          <w:szCs w:val="24"/>
        </w:rPr>
        <w:t>Axios</w:t>
      </w:r>
      <w:proofErr w:type="spellEnd"/>
      <w:r>
        <w:rPr>
          <w:rFonts w:ascii="Times New Roman" w:hAnsi="Times New Roman" w:hint="eastAsia"/>
          <w:sz w:val="24"/>
          <w:szCs w:val="24"/>
        </w:rPr>
        <w:t>来实现基本的逻辑和页面设计。其中，</w:t>
      </w:r>
      <w:r>
        <w:rPr>
          <w:rFonts w:ascii="Times New Roman" w:hAnsi="Times New Roman" w:hint="eastAsia"/>
          <w:sz w:val="24"/>
          <w:szCs w:val="24"/>
        </w:rPr>
        <w:t>Vue</w:t>
      </w:r>
      <w:r>
        <w:rPr>
          <w:rFonts w:ascii="Times New Roman" w:hAnsi="Times New Roman"/>
          <w:sz w:val="24"/>
          <w:szCs w:val="24"/>
        </w:rPr>
        <w:t>.</w:t>
      </w:r>
      <w:r>
        <w:rPr>
          <w:rFonts w:ascii="Times New Roman" w:hAnsi="Times New Roman" w:hint="eastAsia"/>
          <w:sz w:val="24"/>
          <w:szCs w:val="24"/>
        </w:rPr>
        <w:t>js</w:t>
      </w:r>
      <w:r>
        <w:rPr>
          <w:rFonts w:ascii="Times New Roman" w:hAnsi="Times New Roman" w:hint="eastAsia"/>
          <w:sz w:val="24"/>
          <w:szCs w:val="24"/>
        </w:rPr>
        <w:t>用来</w:t>
      </w:r>
      <w:r w:rsidRPr="000117B0">
        <w:rPr>
          <w:rFonts w:ascii="Times New Roman" w:hAnsi="Times New Roman" w:hint="eastAsia"/>
          <w:sz w:val="24"/>
          <w:szCs w:val="24"/>
        </w:rPr>
        <w:t>构建数据驱动的</w:t>
      </w:r>
      <w:r w:rsidRPr="000117B0">
        <w:rPr>
          <w:rFonts w:ascii="Times New Roman" w:hAnsi="Times New Roman" w:hint="eastAsia"/>
          <w:sz w:val="24"/>
          <w:szCs w:val="24"/>
        </w:rPr>
        <w:t>Web</w:t>
      </w:r>
      <w:r w:rsidRPr="000117B0">
        <w:rPr>
          <w:rFonts w:ascii="Times New Roman" w:hAnsi="Times New Roman" w:hint="eastAsia"/>
          <w:sz w:val="24"/>
          <w:szCs w:val="24"/>
        </w:rPr>
        <w:t>界面</w:t>
      </w:r>
      <w:r>
        <w:rPr>
          <w:rFonts w:ascii="Times New Roman" w:hAnsi="Times New Roman" w:hint="eastAsia"/>
          <w:sz w:val="24"/>
          <w:szCs w:val="24"/>
        </w:rPr>
        <w:t>，</w:t>
      </w:r>
      <w:r>
        <w:rPr>
          <w:rFonts w:ascii="Times New Roman" w:hAnsi="Times New Roman" w:hint="eastAsia"/>
          <w:sz w:val="24"/>
          <w:szCs w:val="24"/>
        </w:rPr>
        <w:t>HTML</w:t>
      </w:r>
      <w:r>
        <w:rPr>
          <w:rFonts w:ascii="Times New Roman" w:hAnsi="Times New Roman"/>
          <w:sz w:val="24"/>
          <w:szCs w:val="24"/>
        </w:rPr>
        <w:t>+</w:t>
      </w:r>
      <w:r>
        <w:rPr>
          <w:rFonts w:ascii="Times New Roman" w:hAnsi="Times New Roman" w:hint="eastAsia"/>
          <w:sz w:val="24"/>
          <w:szCs w:val="24"/>
        </w:rPr>
        <w:t>CSS</w:t>
      </w:r>
      <w:r>
        <w:rPr>
          <w:rFonts w:ascii="Times New Roman" w:hAnsi="Times New Roman" w:hint="eastAsia"/>
          <w:sz w:val="24"/>
          <w:szCs w:val="24"/>
        </w:rPr>
        <w:t>用来完成页面的排版和美化，</w:t>
      </w:r>
      <w:r>
        <w:rPr>
          <w:rFonts w:ascii="Times New Roman" w:hAnsi="Times New Roman" w:hint="eastAsia"/>
          <w:sz w:val="24"/>
          <w:szCs w:val="24"/>
        </w:rPr>
        <w:t>JavaScript</w:t>
      </w:r>
      <w:r>
        <w:rPr>
          <w:rFonts w:ascii="Times New Roman" w:hAnsi="Times New Roman" w:hint="eastAsia"/>
          <w:sz w:val="24"/>
          <w:szCs w:val="24"/>
        </w:rPr>
        <w:t>用来处理前端的业务逻辑，采用</w:t>
      </w:r>
      <w:proofErr w:type="spellStart"/>
      <w:r>
        <w:rPr>
          <w:rFonts w:ascii="Times New Roman" w:hAnsi="Times New Roman" w:hint="eastAsia"/>
          <w:sz w:val="24"/>
          <w:szCs w:val="24"/>
        </w:rPr>
        <w:t>Axios</w:t>
      </w:r>
      <w:proofErr w:type="spellEnd"/>
      <w:r>
        <w:rPr>
          <w:rFonts w:ascii="Times New Roman" w:hAnsi="Times New Roman" w:hint="eastAsia"/>
          <w:sz w:val="24"/>
          <w:szCs w:val="24"/>
        </w:rPr>
        <w:t>库来进行浏览器对服务器接口的请求。系统后端使用了</w:t>
      </w:r>
      <w:r>
        <w:rPr>
          <w:rFonts w:ascii="Times New Roman" w:hAnsi="Times New Roman" w:hint="eastAsia"/>
          <w:sz w:val="24"/>
          <w:szCs w:val="24"/>
        </w:rPr>
        <w:t>Node</w:t>
      </w:r>
      <w:r>
        <w:rPr>
          <w:rFonts w:ascii="Times New Roman" w:hAnsi="Times New Roman"/>
          <w:sz w:val="24"/>
          <w:szCs w:val="24"/>
        </w:rPr>
        <w:t>.</w:t>
      </w:r>
      <w:r>
        <w:rPr>
          <w:rFonts w:ascii="Times New Roman" w:hAnsi="Times New Roman" w:hint="eastAsia"/>
          <w:sz w:val="24"/>
          <w:szCs w:val="24"/>
        </w:rPr>
        <w:t>js</w:t>
      </w:r>
      <w:r>
        <w:rPr>
          <w:rFonts w:ascii="Times New Roman" w:hAnsi="Times New Roman" w:hint="eastAsia"/>
          <w:sz w:val="24"/>
          <w:szCs w:val="24"/>
        </w:rPr>
        <w:t>框架，数据库的选取则选择了</w:t>
      </w:r>
      <w:r>
        <w:rPr>
          <w:rFonts w:ascii="Times New Roman" w:hAnsi="Times New Roman" w:hint="eastAsia"/>
          <w:sz w:val="24"/>
          <w:szCs w:val="24"/>
        </w:rPr>
        <w:t>MySQL</w:t>
      </w:r>
      <w:r>
        <w:rPr>
          <w:rFonts w:ascii="Times New Roman" w:hAnsi="Times New Roman" w:hint="eastAsia"/>
          <w:sz w:val="24"/>
          <w:szCs w:val="24"/>
        </w:rPr>
        <w:t>。</w:t>
      </w:r>
    </w:p>
    <w:p w14:paraId="139E5389" w14:textId="13BBECB8" w:rsidR="000117B0" w:rsidRDefault="000117B0" w:rsidP="000117B0">
      <w:pPr>
        <w:spacing w:line="360" w:lineRule="auto"/>
        <w:outlineLvl w:val="1"/>
        <w:rPr>
          <w:rFonts w:ascii="Times New Roman" w:hAnsi="Times New Roman"/>
          <w:szCs w:val="24"/>
        </w:rPr>
      </w:pPr>
      <w:bookmarkStart w:id="42" w:name="_Toc72610896"/>
      <w:r>
        <w:rPr>
          <w:rFonts w:ascii="Times New Roman" w:hAnsi="Times New Roman"/>
          <w:b/>
          <w:sz w:val="28"/>
          <w:szCs w:val="28"/>
        </w:rPr>
        <w:t>4.</w:t>
      </w:r>
      <w:r w:rsidR="008D460E">
        <w:rPr>
          <w:rFonts w:ascii="Times New Roman" w:hAnsi="Times New Roman"/>
          <w:b/>
          <w:sz w:val="28"/>
          <w:szCs w:val="28"/>
        </w:rPr>
        <w:t>2</w:t>
      </w:r>
      <w:r>
        <w:rPr>
          <w:rFonts w:ascii="Times New Roman" w:eastAsia="黑体" w:hAnsi="Times New Roman"/>
          <w:sz w:val="28"/>
          <w:szCs w:val="28"/>
        </w:rPr>
        <w:t xml:space="preserve"> </w:t>
      </w:r>
      <w:r w:rsidR="008D460E">
        <w:rPr>
          <w:rFonts w:ascii="Times New Roman" w:eastAsia="黑体" w:hAnsi="Times New Roman" w:hint="eastAsia"/>
          <w:b/>
          <w:sz w:val="28"/>
          <w:szCs w:val="28"/>
        </w:rPr>
        <w:t>数据库</w:t>
      </w:r>
      <w:r>
        <w:rPr>
          <w:rFonts w:ascii="Times New Roman" w:eastAsia="黑体" w:hAnsi="Times New Roman" w:hint="eastAsia"/>
          <w:b/>
          <w:sz w:val="28"/>
          <w:szCs w:val="28"/>
        </w:rPr>
        <w:t>设计</w:t>
      </w:r>
      <w:bookmarkEnd w:id="42"/>
    </w:p>
    <w:p w14:paraId="1CA76299" w14:textId="77777777" w:rsidR="008D460E" w:rsidRPr="008D460E" w:rsidRDefault="008D460E" w:rsidP="008D460E">
      <w:pPr>
        <w:spacing w:line="360" w:lineRule="auto"/>
        <w:rPr>
          <w:rFonts w:ascii="Times New Roman" w:hAnsi="Times New Roman"/>
          <w:sz w:val="24"/>
          <w:szCs w:val="24"/>
        </w:rPr>
      </w:pPr>
      <w:r>
        <w:rPr>
          <w:rFonts w:ascii="Times New Roman" w:hAnsi="Times New Roman"/>
          <w:sz w:val="24"/>
          <w:szCs w:val="24"/>
        </w:rPr>
        <w:tab/>
      </w:r>
      <w:r w:rsidRPr="008D460E">
        <w:rPr>
          <w:rFonts w:ascii="Times New Roman" w:hAnsi="Times New Roman" w:hint="eastAsia"/>
          <w:sz w:val="24"/>
          <w:szCs w:val="24"/>
        </w:rPr>
        <w:t>数据库设计</w:t>
      </w:r>
      <w:r w:rsidRPr="008D460E">
        <w:rPr>
          <w:rFonts w:ascii="Times New Roman" w:hAnsi="Times New Roman" w:hint="eastAsia"/>
          <w:sz w:val="24"/>
          <w:szCs w:val="24"/>
        </w:rPr>
        <w:t>(Database Design)</w:t>
      </w:r>
      <w:r w:rsidRPr="008D460E">
        <w:rPr>
          <w:rFonts w:ascii="Times New Roman" w:hAnsi="Times New Roman" w:hint="eastAsia"/>
          <w:sz w:val="24"/>
          <w:szCs w:val="24"/>
        </w:rPr>
        <w:t>是指根据用户需求，设计数据库结构，在特定的数据库管理系统上建立数据库的过程。数据库系统需要操作系统的支持。</w:t>
      </w:r>
    </w:p>
    <w:p w14:paraId="0C138586" w14:textId="5C7E3A9B" w:rsidR="000117B0" w:rsidRDefault="008D460E" w:rsidP="008D460E">
      <w:pPr>
        <w:spacing w:line="360" w:lineRule="auto"/>
        <w:ind w:firstLine="420"/>
        <w:rPr>
          <w:rFonts w:ascii="Times New Roman" w:hAnsi="Times New Roman"/>
          <w:sz w:val="24"/>
          <w:szCs w:val="24"/>
        </w:rPr>
      </w:pPr>
      <w:r w:rsidRPr="008D460E">
        <w:rPr>
          <w:rFonts w:ascii="Times New Roman" w:hAnsi="Times New Roman" w:hint="eastAsia"/>
          <w:sz w:val="24"/>
          <w:szCs w:val="24"/>
        </w:rPr>
        <w:t>数据库进行设计是建立一个数据库及其应用系统的技术，是信息网络系统开发和建设中的核心企业技术。由于数据库应用系统的复杂性，为了支持相关程序</w:t>
      </w:r>
      <w:r w:rsidRPr="008D460E">
        <w:rPr>
          <w:rFonts w:ascii="Times New Roman" w:hAnsi="Times New Roman" w:hint="eastAsia"/>
          <w:sz w:val="24"/>
          <w:szCs w:val="24"/>
        </w:rPr>
        <w:lastRenderedPageBreak/>
        <w:t>的运行，数据库设计变得极其复杂，因此最好的设计不在一朝一夕，而只能是一个</w:t>
      </w:r>
      <w:r w:rsidRPr="008D460E">
        <w:rPr>
          <w:rFonts w:ascii="Times New Roman" w:hAnsi="Times New Roman" w:hint="eastAsia"/>
          <w:sz w:val="24"/>
          <w:szCs w:val="24"/>
        </w:rPr>
        <w:t>"</w:t>
      </w:r>
      <w:r w:rsidRPr="008D460E">
        <w:rPr>
          <w:rFonts w:ascii="Times New Roman" w:hAnsi="Times New Roman" w:hint="eastAsia"/>
          <w:sz w:val="24"/>
          <w:szCs w:val="24"/>
        </w:rPr>
        <w:t>反复探索、逐步细化</w:t>
      </w:r>
      <w:r w:rsidRPr="008D460E">
        <w:rPr>
          <w:rFonts w:ascii="Times New Roman" w:hAnsi="Times New Roman" w:hint="eastAsia"/>
          <w:sz w:val="24"/>
          <w:szCs w:val="24"/>
        </w:rPr>
        <w:t>"</w:t>
      </w:r>
      <w:r w:rsidRPr="008D460E">
        <w:rPr>
          <w:rFonts w:ascii="Times New Roman" w:hAnsi="Times New Roman" w:hint="eastAsia"/>
          <w:sz w:val="24"/>
          <w:szCs w:val="24"/>
        </w:rPr>
        <w:t>的过程，即规划和构建数据库数据对象与这些数据对象之间的关系的过程。</w:t>
      </w:r>
    </w:p>
    <w:p w14:paraId="5E8D9604" w14:textId="79B02D6D" w:rsidR="00694168" w:rsidRDefault="00694168" w:rsidP="00694168">
      <w:pPr>
        <w:spacing w:line="360" w:lineRule="auto"/>
        <w:outlineLvl w:val="2"/>
        <w:rPr>
          <w:rFonts w:ascii="Times New Roman" w:eastAsia="黑体" w:hAnsi="Times New Roman"/>
          <w:b/>
          <w:sz w:val="24"/>
          <w:szCs w:val="24"/>
        </w:rPr>
      </w:pPr>
      <w:bookmarkStart w:id="43" w:name="_Toc72610897"/>
      <w:r>
        <w:rPr>
          <w:rFonts w:ascii="Times New Roman" w:eastAsia="黑体" w:hAnsi="Times New Roman"/>
          <w:b/>
          <w:sz w:val="24"/>
          <w:szCs w:val="24"/>
        </w:rPr>
        <w:t>4.2.1</w:t>
      </w:r>
      <w:r>
        <w:rPr>
          <w:rFonts w:ascii="Times New Roman" w:eastAsia="黑体" w:hAnsi="Times New Roman"/>
          <w:sz w:val="24"/>
          <w:szCs w:val="24"/>
        </w:rPr>
        <w:t xml:space="preserve"> </w:t>
      </w:r>
      <w:r>
        <w:rPr>
          <w:rFonts w:ascii="Times New Roman" w:eastAsia="黑体" w:hAnsi="Times New Roman" w:hint="eastAsia"/>
          <w:b/>
          <w:sz w:val="24"/>
          <w:szCs w:val="24"/>
        </w:rPr>
        <w:t>逻辑结构设计</w:t>
      </w:r>
      <w:bookmarkEnd w:id="43"/>
    </w:p>
    <w:p w14:paraId="73A2E007" w14:textId="7E37D047" w:rsidR="000117B0" w:rsidDel="00E7322F" w:rsidRDefault="00694168" w:rsidP="00DD2AC9">
      <w:pPr>
        <w:spacing w:line="360" w:lineRule="auto"/>
        <w:rPr>
          <w:del w:id="44" w:author="Windows 用户" w:date="2021-06-07T23:33:00Z"/>
          <w:rFonts w:ascii="Times New Roman" w:hAnsi="Times New Roman"/>
          <w:sz w:val="24"/>
          <w:szCs w:val="24"/>
        </w:rPr>
      </w:pPr>
      <w:r>
        <w:rPr>
          <w:rFonts w:ascii="Times New Roman" w:hAnsi="Times New Roman"/>
          <w:sz w:val="24"/>
          <w:szCs w:val="24"/>
        </w:rPr>
        <w:tab/>
      </w:r>
      <w:r w:rsidRPr="00694168">
        <w:rPr>
          <w:rFonts w:ascii="Times New Roman" w:hAnsi="Times New Roman" w:hint="eastAsia"/>
          <w:sz w:val="24"/>
          <w:szCs w:val="24"/>
        </w:rPr>
        <w:t>逻辑结构是独立于任何一种数据模型的，在实际应用中，一般所用的数据库环境已经给定（如</w:t>
      </w:r>
      <w:r w:rsidRPr="00694168">
        <w:rPr>
          <w:rFonts w:ascii="Times New Roman" w:hAnsi="Times New Roman" w:hint="eastAsia"/>
          <w:sz w:val="24"/>
          <w:szCs w:val="24"/>
        </w:rPr>
        <w:t>SQL Server</w:t>
      </w:r>
      <w:r w:rsidRPr="00694168">
        <w:rPr>
          <w:rFonts w:ascii="Times New Roman" w:hAnsi="Times New Roman" w:hint="eastAsia"/>
          <w:sz w:val="24"/>
          <w:szCs w:val="24"/>
        </w:rPr>
        <w:t>或</w:t>
      </w:r>
      <w:r w:rsidRPr="00694168">
        <w:rPr>
          <w:rFonts w:ascii="Times New Roman" w:hAnsi="Times New Roman" w:hint="eastAsia"/>
          <w:sz w:val="24"/>
          <w:szCs w:val="24"/>
        </w:rPr>
        <w:t>Oracle</w:t>
      </w:r>
      <w:r w:rsidRPr="00694168">
        <w:rPr>
          <w:rFonts w:ascii="Times New Roman" w:hAnsi="Times New Roman" w:hint="eastAsia"/>
          <w:sz w:val="24"/>
          <w:szCs w:val="24"/>
        </w:rPr>
        <w:t>或</w:t>
      </w:r>
      <w:r w:rsidRPr="00694168">
        <w:rPr>
          <w:rFonts w:ascii="Times New Roman" w:hAnsi="Times New Roman" w:hint="eastAsia"/>
          <w:sz w:val="24"/>
          <w:szCs w:val="24"/>
        </w:rPr>
        <w:t>MyS</w:t>
      </w:r>
      <w:r>
        <w:rPr>
          <w:rFonts w:ascii="Times New Roman" w:hAnsi="Times New Roman" w:hint="eastAsia"/>
          <w:sz w:val="24"/>
          <w:szCs w:val="24"/>
        </w:rPr>
        <w:t>QL</w:t>
      </w:r>
      <w:r w:rsidRPr="00694168">
        <w:rPr>
          <w:rFonts w:ascii="Times New Roman" w:hAnsi="Times New Roman" w:hint="eastAsia"/>
          <w:sz w:val="24"/>
          <w:szCs w:val="24"/>
        </w:rPr>
        <w:t>)</w:t>
      </w:r>
      <w:r w:rsidRPr="00694168">
        <w:rPr>
          <w:rFonts w:ascii="Times New Roman" w:hAnsi="Times New Roman" w:hint="eastAsia"/>
          <w:sz w:val="24"/>
          <w:szCs w:val="24"/>
        </w:rPr>
        <w:t>。由于目前使用的数据库基本上都是关系数据库，因此首先需要将实体</w:t>
      </w:r>
      <w:r w:rsidRPr="00694168">
        <w:rPr>
          <w:rFonts w:ascii="Times New Roman" w:hAnsi="Times New Roman" w:hint="eastAsia"/>
          <w:sz w:val="24"/>
          <w:szCs w:val="24"/>
        </w:rPr>
        <w:t>-</w:t>
      </w:r>
      <w:r w:rsidRPr="00694168">
        <w:rPr>
          <w:rFonts w:ascii="Times New Roman" w:hAnsi="Times New Roman" w:hint="eastAsia"/>
          <w:sz w:val="24"/>
          <w:szCs w:val="24"/>
        </w:rPr>
        <w:t>关系图转换为关系模型，然后根据具体数据库管理系统的特点和限制转换为指定数据库管理系统支持下数据模型，最后进行优化。</w:t>
      </w:r>
    </w:p>
    <w:p w14:paraId="6FD6281C" w14:textId="3E3E1EF1" w:rsidR="0052629F" w:rsidRPr="00E7322F" w:rsidDel="00E7322F" w:rsidRDefault="0052629F" w:rsidP="00DD2AC9">
      <w:pPr>
        <w:spacing w:line="360" w:lineRule="auto"/>
        <w:rPr>
          <w:del w:id="45" w:author="Windows 用户" w:date="2021-06-07T23:34:00Z"/>
          <w:rFonts w:ascii="Times New Roman" w:hAnsi="Times New Roman"/>
          <w:sz w:val="24"/>
          <w:szCs w:val="24"/>
        </w:rPr>
      </w:pPr>
    </w:p>
    <w:p w14:paraId="35A4C8EF" w14:textId="3C9903BB" w:rsidR="00694168" w:rsidRPr="0052629F" w:rsidRDefault="0052629F" w:rsidP="0052629F">
      <w:pPr>
        <w:spacing w:line="360" w:lineRule="auto"/>
        <w:ind w:firstLine="42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694168" w:rsidRPr="0052629F">
        <w:rPr>
          <w:rFonts w:ascii="Times New Roman" w:hAnsi="Times New Roman" w:hint="eastAsia"/>
          <w:sz w:val="24"/>
          <w:szCs w:val="24"/>
        </w:rPr>
        <w:t>用户实体，具体示意图如图</w:t>
      </w:r>
      <w:r w:rsidR="00694168" w:rsidRPr="0052629F">
        <w:rPr>
          <w:rFonts w:ascii="Times New Roman" w:hAnsi="Times New Roman" w:hint="eastAsia"/>
          <w:sz w:val="24"/>
          <w:szCs w:val="24"/>
        </w:rPr>
        <w:t>4</w:t>
      </w:r>
      <w:r w:rsidR="00694168" w:rsidRPr="0052629F">
        <w:rPr>
          <w:rFonts w:ascii="Times New Roman" w:hAnsi="Times New Roman"/>
          <w:sz w:val="24"/>
          <w:szCs w:val="24"/>
        </w:rPr>
        <w:t>.2</w:t>
      </w:r>
      <w:r w:rsidR="00694168" w:rsidRPr="0052629F">
        <w:rPr>
          <w:rFonts w:ascii="Times New Roman" w:hAnsi="Times New Roman" w:hint="eastAsia"/>
          <w:sz w:val="24"/>
          <w:szCs w:val="24"/>
        </w:rPr>
        <w:t>所示：</w:t>
      </w:r>
    </w:p>
    <w:p w14:paraId="02F08F94" w14:textId="22B1F8AC" w:rsidR="00694168" w:rsidRDefault="0052629F" w:rsidP="0052629F">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7ED51D48" wp14:editId="1F2161E0">
            <wp:extent cx="5267325" cy="3257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14:paraId="00550031" w14:textId="3912BA1F" w:rsidR="0052629F" w:rsidRPr="00C96764" w:rsidRDefault="0052629F" w:rsidP="0052629F">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Pr>
          <w:rFonts w:ascii="Times New Roman" w:eastAsia="黑体" w:hAnsi="Times New Roman"/>
          <w:bCs/>
          <w:szCs w:val="24"/>
        </w:rPr>
        <w:t xml:space="preserve">2 </w:t>
      </w:r>
      <w:r>
        <w:rPr>
          <w:rFonts w:ascii="Times New Roman" w:eastAsia="黑体" w:hAnsi="Times New Roman" w:hint="eastAsia"/>
          <w:bCs/>
          <w:szCs w:val="24"/>
        </w:rPr>
        <w:t>用户实体图</w:t>
      </w:r>
    </w:p>
    <w:p w14:paraId="209D9F3A" w14:textId="7035D3A6" w:rsidR="0052629F" w:rsidDel="00E7322F" w:rsidRDefault="0052629F" w:rsidP="0052629F">
      <w:pPr>
        <w:spacing w:line="360" w:lineRule="auto"/>
        <w:rPr>
          <w:del w:id="46" w:author="Windows 用户" w:date="2021-06-07T23:34:00Z"/>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通过图</w:t>
      </w:r>
      <w:r>
        <w:rPr>
          <w:rFonts w:ascii="Times New Roman" w:hAnsi="Times New Roman" w:hint="eastAsia"/>
          <w:sz w:val="24"/>
          <w:szCs w:val="24"/>
        </w:rPr>
        <w:t>4</w:t>
      </w:r>
      <w:r>
        <w:rPr>
          <w:rFonts w:ascii="Times New Roman" w:hAnsi="Times New Roman"/>
          <w:sz w:val="24"/>
          <w:szCs w:val="24"/>
        </w:rPr>
        <w:t>.2</w:t>
      </w:r>
      <w:r>
        <w:rPr>
          <w:rFonts w:ascii="Times New Roman" w:hAnsi="Times New Roman" w:hint="eastAsia"/>
          <w:sz w:val="24"/>
          <w:szCs w:val="24"/>
        </w:rPr>
        <w:t>，系统的用户实体包括的属性有</w:t>
      </w:r>
      <w:r>
        <w:rPr>
          <w:rFonts w:ascii="Times New Roman" w:hAnsi="Times New Roman" w:hint="eastAsia"/>
          <w:sz w:val="24"/>
          <w:szCs w:val="24"/>
        </w:rPr>
        <w:t>id</w:t>
      </w:r>
      <w:r>
        <w:rPr>
          <w:rFonts w:ascii="Times New Roman" w:hAnsi="Times New Roman" w:hint="eastAsia"/>
          <w:sz w:val="24"/>
          <w:szCs w:val="24"/>
        </w:rPr>
        <w:t>、用户名、昵称、密码、邮箱、头像地址、创建时间等。</w:t>
      </w:r>
    </w:p>
    <w:p w14:paraId="00D7DFD2" w14:textId="77777777" w:rsidR="0052629F" w:rsidRPr="0052629F" w:rsidRDefault="0052629F" w:rsidP="0052629F">
      <w:pPr>
        <w:spacing w:line="360" w:lineRule="auto"/>
        <w:rPr>
          <w:rFonts w:ascii="Times New Roman" w:hAnsi="Times New Roman"/>
          <w:sz w:val="24"/>
          <w:szCs w:val="24"/>
        </w:rPr>
      </w:pPr>
    </w:p>
    <w:p w14:paraId="05217104" w14:textId="5A7A215B" w:rsidR="0052629F" w:rsidRPr="0052629F" w:rsidRDefault="0052629F" w:rsidP="0052629F">
      <w:pPr>
        <w:spacing w:line="360" w:lineRule="auto"/>
        <w:ind w:firstLine="42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、文章</w:t>
      </w:r>
      <w:r w:rsidRPr="0052629F">
        <w:rPr>
          <w:rFonts w:ascii="Times New Roman" w:hAnsi="Times New Roman" w:hint="eastAsia"/>
          <w:sz w:val="24"/>
          <w:szCs w:val="24"/>
        </w:rPr>
        <w:t>实体，具体示意图如图</w:t>
      </w:r>
      <w:r w:rsidRPr="0052629F">
        <w:rPr>
          <w:rFonts w:ascii="Times New Roman" w:hAnsi="Times New Roman" w:hint="eastAsia"/>
          <w:sz w:val="24"/>
          <w:szCs w:val="24"/>
        </w:rPr>
        <w:t>4</w:t>
      </w:r>
      <w:r w:rsidRPr="0052629F">
        <w:rPr>
          <w:rFonts w:ascii="Times New Roman" w:hAnsi="Times New Roman"/>
          <w:sz w:val="24"/>
          <w:szCs w:val="24"/>
        </w:rPr>
        <w:t>.</w:t>
      </w:r>
      <w:r>
        <w:rPr>
          <w:rFonts w:ascii="Times New Roman" w:hAnsi="Times New Roman"/>
          <w:sz w:val="24"/>
          <w:szCs w:val="24"/>
        </w:rPr>
        <w:t>3</w:t>
      </w:r>
      <w:r w:rsidRPr="0052629F">
        <w:rPr>
          <w:rFonts w:ascii="Times New Roman" w:hAnsi="Times New Roman" w:hint="eastAsia"/>
          <w:sz w:val="24"/>
          <w:szCs w:val="24"/>
        </w:rPr>
        <w:t>所示：</w:t>
      </w:r>
    </w:p>
    <w:p w14:paraId="6EF946E6" w14:textId="70D802CC" w:rsidR="0052629F" w:rsidRDefault="0052629F" w:rsidP="0052629F">
      <w:pPr>
        <w:spacing w:line="360" w:lineRule="auto"/>
        <w:jc w:val="center"/>
        <w:rPr>
          <w:rFonts w:ascii="Times New Roman" w:hAnsi="Times New Roman"/>
          <w:sz w:val="24"/>
          <w:szCs w:val="24"/>
        </w:rPr>
      </w:pPr>
      <w:r>
        <w:rPr>
          <w:rFonts w:ascii="Times New Roman" w:hAnsi="Times New Roman" w:hint="eastAsia"/>
          <w:noProof/>
          <w:sz w:val="24"/>
          <w:szCs w:val="24"/>
        </w:rPr>
        <w:lastRenderedPageBreak/>
        <w:drawing>
          <wp:inline distT="0" distB="0" distL="0" distR="0" wp14:anchorId="7A74A700" wp14:editId="366703A4">
            <wp:extent cx="5267325" cy="3571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14:paraId="6C21C8F9" w14:textId="6D3EFA3C" w:rsidR="0052629F" w:rsidRPr="00C96764" w:rsidRDefault="0052629F" w:rsidP="0052629F">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Pr>
          <w:rFonts w:ascii="Times New Roman" w:eastAsia="黑体" w:hAnsi="Times New Roman"/>
          <w:bCs/>
          <w:szCs w:val="24"/>
        </w:rPr>
        <w:t xml:space="preserve">3 </w:t>
      </w:r>
      <w:r>
        <w:rPr>
          <w:rFonts w:ascii="Times New Roman" w:eastAsia="黑体" w:hAnsi="Times New Roman" w:hint="eastAsia"/>
          <w:bCs/>
          <w:szCs w:val="24"/>
        </w:rPr>
        <w:t>文章实体图</w:t>
      </w:r>
    </w:p>
    <w:p w14:paraId="6727EADF" w14:textId="661B5305" w:rsidR="0052629F" w:rsidRPr="0052629F" w:rsidRDefault="0052629F" w:rsidP="0052629F">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通过图</w:t>
      </w:r>
      <w:r>
        <w:rPr>
          <w:rFonts w:ascii="Times New Roman" w:hAnsi="Times New Roman" w:hint="eastAsia"/>
          <w:sz w:val="24"/>
          <w:szCs w:val="24"/>
        </w:rPr>
        <w:t>4</w:t>
      </w:r>
      <w:r>
        <w:rPr>
          <w:rFonts w:ascii="Times New Roman" w:hAnsi="Times New Roman"/>
          <w:sz w:val="24"/>
          <w:szCs w:val="24"/>
        </w:rPr>
        <w:t>.3</w:t>
      </w:r>
      <w:r>
        <w:rPr>
          <w:rFonts w:ascii="Times New Roman" w:hAnsi="Times New Roman" w:hint="eastAsia"/>
          <w:sz w:val="24"/>
          <w:szCs w:val="24"/>
        </w:rPr>
        <w:t>，系统的文章实体包括的属性有</w:t>
      </w:r>
      <w:r>
        <w:rPr>
          <w:rFonts w:ascii="Times New Roman" w:hAnsi="Times New Roman" w:hint="eastAsia"/>
          <w:sz w:val="24"/>
          <w:szCs w:val="24"/>
        </w:rPr>
        <w:t>id</w:t>
      </w:r>
      <w:r>
        <w:rPr>
          <w:rFonts w:ascii="Times New Roman" w:hAnsi="Times New Roman" w:hint="eastAsia"/>
          <w:sz w:val="24"/>
          <w:szCs w:val="24"/>
        </w:rPr>
        <w:t>、标题、</w:t>
      </w:r>
      <w:proofErr w:type="spellStart"/>
      <w:r>
        <w:rPr>
          <w:rFonts w:ascii="Times New Roman" w:hAnsi="Times New Roman" w:hint="eastAsia"/>
          <w:sz w:val="24"/>
          <w:szCs w:val="24"/>
        </w:rPr>
        <w:t>MarkDown</w:t>
      </w:r>
      <w:proofErr w:type="spellEnd"/>
      <w:r>
        <w:rPr>
          <w:rFonts w:ascii="Times New Roman" w:hAnsi="Times New Roman" w:hint="eastAsia"/>
          <w:sz w:val="24"/>
          <w:szCs w:val="24"/>
        </w:rPr>
        <w:t>格式的内容、</w:t>
      </w:r>
      <w:r>
        <w:rPr>
          <w:rFonts w:ascii="Times New Roman" w:hAnsi="Times New Roman" w:hint="eastAsia"/>
          <w:sz w:val="24"/>
          <w:szCs w:val="24"/>
        </w:rPr>
        <w:t>HTML</w:t>
      </w:r>
      <w:r>
        <w:rPr>
          <w:rFonts w:ascii="Times New Roman" w:hAnsi="Times New Roman" w:hint="eastAsia"/>
          <w:sz w:val="24"/>
          <w:szCs w:val="24"/>
        </w:rPr>
        <w:t>格式的内容、发布时间、文章类型等。</w:t>
      </w:r>
    </w:p>
    <w:p w14:paraId="06D36370" w14:textId="01D1921B" w:rsidR="0052629F" w:rsidRPr="0052629F" w:rsidRDefault="0052629F" w:rsidP="0052629F">
      <w:pPr>
        <w:spacing w:line="360" w:lineRule="auto"/>
        <w:ind w:firstLine="42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、评论</w:t>
      </w:r>
      <w:r w:rsidRPr="0052629F">
        <w:rPr>
          <w:rFonts w:ascii="Times New Roman" w:hAnsi="Times New Roman" w:hint="eastAsia"/>
          <w:sz w:val="24"/>
          <w:szCs w:val="24"/>
        </w:rPr>
        <w:t>实体，具体示意图如图</w:t>
      </w:r>
      <w:r w:rsidRPr="0052629F">
        <w:rPr>
          <w:rFonts w:ascii="Times New Roman" w:hAnsi="Times New Roman" w:hint="eastAsia"/>
          <w:sz w:val="24"/>
          <w:szCs w:val="24"/>
        </w:rPr>
        <w:t>4</w:t>
      </w:r>
      <w:r w:rsidRPr="0052629F">
        <w:rPr>
          <w:rFonts w:ascii="Times New Roman" w:hAnsi="Times New Roman"/>
          <w:sz w:val="24"/>
          <w:szCs w:val="24"/>
        </w:rPr>
        <w:t>.</w:t>
      </w:r>
      <w:r>
        <w:rPr>
          <w:rFonts w:ascii="Times New Roman" w:hAnsi="Times New Roman"/>
          <w:sz w:val="24"/>
          <w:szCs w:val="24"/>
        </w:rPr>
        <w:t>4</w:t>
      </w:r>
      <w:r w:rsidRPr="0052629F">
        <w:rPr>
          <w:rFonts w:ascii="Times New Roman" w:hAnsi="Times New Roman" w:hint="eastAsia"/>
          <w:sz w:val="24"/>
          <w:szCs w:val="24"/>
        </w:rPr>
        <w:t>所示：</w:t>
      </w:r>
    </w:p>
    <w:p w14:paraId="769A7CAD" w14:textId="459660FC" w:rsidR="0052629F" w:rsidRDefault="00E87FB3" w:rsidP="0052629F">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41AD531D" wp14:editId="393110C3">
            <wp:extent cx="3781425" cy="2810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6125" cy="2821245"/>
                    </a:xfrm>
                    <a:prstGeom prst="rect">
                      <a:avLst/>
                    </a:prstGeom>
                    <a:noFill/>
                    <a:ln>
                      <a:noFill/>
                    </a:ln>
                  </pic:spPr>
                </pic:pic>
              </a:graphicData>
            </a:graphic>
          </wp:inline>
        </w:drawing>
      </w:r>
    </w:p>
    <w:p w14:paraId="1FADF382" w14:textId="730F4D6E" w:rsidR="0052629F" w:rsidRPr="00C96764" w:rsidRDefault="0052629F" w:rsidP="0052629F">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sidR="00E87FB3">
        <w:rPr>
          <w:rFonts w:ascii="Times New Roman" w:eastAsia="黑体" w:hAnsi="Times New Roman"/>
          <w:bCs/>
          <w:szCs w:val="24"/>
        </w:rPr>
        <w:t>4</w:t>
      </w:r>
      <w:r>
        <w:rPr>
          <w:rFonts w:ascii="Times New Roman" w:eastAsia="黑体" w:hAnsi="Times New Roman"/>
          <w:bCs/>
          <w:szCs w:val="24"/>
        </w:rPr>
        <w:t xml:space="preserve"> </w:t>
      </w:r>
      <w:r w:rsidR="00E87FB3">
        <w:rPr>
          <w:rFonts w:ascii="Times New Roman" w:eastAsia="黑体" w:hAnsi="Times New Roman" w:hint="eastAsia"/>
          <w:bCs/>
          <w:szCs w:val="24"/>
        </w:rPr>
        <w:t>评论</w:t>
      </w:r>
      <w:r>
        <w:rPr>
          <w:rFonts w:ascii="Times New Roman" w:eastAsia="黑体" w:hAnsi="Times New Roman" w:hint="eastAsia"/>
          <w:bCs/>
          <w:szCs w:val="24"/>
        </w:rPr>
        <w:t>实体图</w:t>
      </w:r>
    </w:p>
    <w:p w14:paraId="6F638309" w14:textId="2B23ABAF" w:rsidR="0052629F" w:rsidRPr="0052629F" w:rsidRDefault="0052629F" w:rsidP="0052629F">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通过图</w:t>
      </w:r>
      <w:r>
        <w:rPr>
          <w:rFonts w:ascii="Times New Roman" w:hAnsi="Times New Roman" w:hint="eastAsia"/>
          <w:sz w:val="24"/>
          <w:szCs w:val="24"/>
        </w:rPr>
        <w:t>4</w:t>
      </w:r>
      <w:r>
        <w:rPr>
          <w:rFonts w:ascii="Times New Roman" w:hAnsi="Times New Roman"/>
          <w:sz w:val="24"/>
          <w:szCs w:val="24"/>
        </w:rPr>
        <w:t>.</w:t>
      </w:r>
      <w:r w:rsidR="00E87FB3">
        <w:rPr>
          <w:rFonts w:ascii="Times New Roman" w:hAnsi="Times New Roman"/>
          <w:sz w:val="24"/>
          <w:szCs w:val="24"/>
        </w:rPr>
        <w:t>4</w:t>
      </w:r>
      <w:r>
        <w:rPr>
          <w:rFonts w:ascii="Times New Roman" w:hAnsi="Times New Roman" w:hint="eastAsia"/>
          <w:sz w:val="24"/>
          <w:szCs w:val="24"/>
        </w:rPr>
        <w:t>，系统的</w:t>
      </w:r>
      <w:r w:rsidR="00E87FB3">
        <w:rPr>
          <w:rFonts w:ascii="Times New Roman" w:hAnsi="Times New Roman" w:hint="eastAsia"/>
          <w:sz w:val="24"/>
          <w:szCs w:val="24"/>
        </w:rPr>
        <w:t>评论</w:t>
      </w:r>
      <w:r>
        <w:rPr>
          <w:rFonts w:ascii="Times New Roman" w:hAnsi="Times New Roman" w:hint="eastAsia"/>
          <w:sz w:val="24"/>
          <w:szCs w:val="24"/>
        </w:rPr>
        <w:t>实体包括的属性有</w:t>
      </w:r>
      <w:r>
        <w:rPr>
          <w:rFonts w:ascii="Times New Roman" w:hAnsi="Times New Roman" w:hint="eastAsia"/>
          <w:sz w:val="24"/>
          <w:szCs w:val="24"/>
        </w:rPr>
        <w:t>id</w:t>
      </w:r>
      <w:r>
        <w:rPr>
          <w:rFonts w:ascii="Times New Roman" w:hAnsi="Times New Roman" w:hint="eastAsia"/>
          <w:sz w:val="24"/>
          <w:szCs w:val="24"/>
        </w:rPr>
        <w:t>、</w:t>
      </w:r>
      <w:r w:rsidR="00E87FB3">
        <w:rPr>
          <w:rFonts w:ascii="Times New Roman" w:hAnsi="Times New Roman" w:hint="eastAsia"/>
          <w:sz w:val="24"/>
          <w:szCs w:val="24"/>
        </w:rPr>
        <w:t>评论文章的</w:t>
      </w:r>
      <w:r w:rsidR="00E87FB3">
        <w:rPr>
          <w:rFonts w:ascii="Times New Roman" w:hAnsi="Times New Roman" w:hint="eastAsia"/>
          <w:sz w:val="24"/>
          <w:szCs w:val="24"/>
        </w:rPr>
        <w:t>id</w:t>
      </w:r>
      <w:r w:rsidR="00E87FB3">
        <w:rPr>
          <w:rFonts w:ascii="Times New Roman" w:hAnsi="Times New Roman" w:hint="eastAsia"/>
          <w:sz w:val="24"/>
          <w:szCs w:val="24"/>
        </w:rPr>
        <w:t>，发表用户的</w:t>
      </w:r>
      <w:r w:rsidR="00E87FB3">
        <w:rPr>
          <w:rFonts w:ascii="Times New Roman" w:hAnsi="Times New Roman" w:hint="eastAsia"/>
          <w:sz w:val="24"/>
          <w:szCs w:val="24"/>
        </w:rPr>
        <w:t>id</w:t>
      </w:r>
      <w:r>
        <w:rPr>
          <w:rFonts w:ascii="Times New Roman" w:hAnsi="Times New Roman" w:hint="eastAsia"/>
          <w:sz w:val="24"/>
          <w:szCs w:val="24"/>
        </w:rPr>
        <w:t>、</w:t>
      </w:r>
      <w:proofErr w:type="spellStart"/>
      <w:r>
        <w:rPr>
          <w:rFonts w:ascii="Times New Roman" w:hAnsi="Times New Roman" w:hint="eastAsia"/>
          <w:sz w:val="24"/>
          <w:szCs w:val="24"/>
        </w:rPr>
        <w:t>MarkDown</w:t>
      </w:r>
      <w:proofErr w:type="spellEnd"/>
      <w:r>
        <w:rPr>
          <w:rFonts w:ascii="Times New Roman" w:hAnsi="Times New Roman" w:hint="eastAsia"/>
          <w:sz w:val="24"/>
          <w:szCs w:val="24"/>
        </w:rPr>
        <w:t>格式的内容、</w:t>
      </w:r>
      <w:r>
        <w:rPr>
          <w:rFonts w:ascii="Times New Roman" w:hAnsi="Times New Roman" w:hint="eastAsia"/>
          <w:sz w:val="24"/>
          <w:szCs w:val="24"/>
        </w:rPr>
        <w:t>HTML</w:t>
      </w:r>
      <w:r>
        <w:rPr>
          <w:rFonts w:ascii="Times New Roman" w:hAnsi="Times New Roman" w:hint="eastAsia"/>
          <w:sz w:val="24"/>
          <w:szCs w:val="24"/>
        </w:rPr>
        <w:t>格式的内容、发布时间等。</w:t>
      </w:r>
    </w:p>
    <w:p w14:paraId="4AEDA903" w14:textId="742E8E5E" w:rsidR="00E87FB3" w:rsidRPr="0052629F" w:rsidRDefault="00E87FB3" w:rsidP="00E87FB3">
      <w:pPr>
        <w:spacing w:line="360" w:lineRule="auto"/>
        <w:ind w:firstLine="420"/>
        <w:rPr>
          <w:rFonts w:ascii="Times New Roman" w:hAnsi="Times New Roman"/>
          <w:sz w:val="24"/>
          <w:szCs w:val="24"/>
        </w:rPr>
      </w:pPr>
      <w:r>
        <w:rPr>
          <w:rFonts w:ascii="Times New Roman" w:hAnsi="Times New Roman"/>
          <w:sz w:val="24"/>
          <w:szCs w:val="24"/>
        </w:rPr>
        <w:lastRenderedPageBreak/>
        <w:t>4</w:t>
      </w:r>
      <w:r>
        <w:rPr>
          <w:rFonts w:ascii="Times New Roman" w:hAnsi="Times New Roman" w:hint="eastAsia"/>
          <w:sz w:val="24"/>
          <w:szCs w:val="24"/>
        </w:rPr>
        <w:t>、</w:t>
      </w:r>
      <w:proofErr w:type="gramStart"/>
      <w:r>
        <w:rPr>
          <w:rFonts w:ascii="Times New Roman" w:hAnsi="Times New Roman" w:hint="eastAsia"/>
          <w:sz w:val="24"/>
          <w:szCs w:val="24"/>
        </w:rPr>
        <w:t>点赞</w:t>
      </w:r>
      <w:r w:rsidRPr="0052629F">
        <w:rPr>
          <w:rFonts w:ascii="Times New Roman" w:hAnsi="Times New Roman" w:hint="eastAsia"/>
          <w:sz w:val="24"/>
          <w:szCs w:val="24"/>
        </w:rPr>
        <w:t>实体</w:t>
      </w:r>
      <w:proofErr w:type="gramEnd"/>
      <w:r w:rsidRPr="0052629F">
        <w:rPr>
          <w:rFonts w:ascii="Times New Roman" w:hAnsi="Times New Roman" w:hint="eastAsia"/>
          <w:sz w:val="24"/>
          <w:szCs w:val="24"/>
        </w:rPr>
        <w:t>，具体示意图如图</w:t>
      </w:r>
      <w:r w:rsidRPr="0052629F">
        <w:rPr>
          <w:rFonts w:ascii="Times New Roman" w:hAnsi="Times New Roman" w:hint="eastAsia"/>
          <w:sz w:val="24"/>
          <w:szCs w:val="24"/>
        </w:rPr>
        <w:t>4</w:t>
      </w:r>
      <w:r w:rsidRPr="0052629F">
        <w:rPr>
          <w:rFonts w:ascii="Times New Roman" w:hAnsi="Times New Roman"/>
          <w:sz w:val="24"/>
          <w:szCs w:val="24"/>
        </w:rPr>
        <w:t>.</w:t>
      </w:r>
      <w:r>
        <w:rPr>
          <w:rFonts w:ascii="Times New Roman" w:hAnsi="Times New Roman"/>
          <w:sz w:val="24"/>
          <w:szCs w:val="24"/>
        </w:rPr>
        <w:t>5</w:t>
      </w:r>
      <w:r w:rsidRPr="0052629F">
        <w:rPr>
          <w:rFonts w:ascii="Times New Roman" w:hAnsi="Times New Roman" w:hint="eastAsia"/>
          <w:sz w:val="24"/>
          <w:szCs w:val="24"/>
        </w:rPr>
        <w:t>所示：</w:t>
      </w:r>
    </w:p>
    <w:p w14:paraId="1A79C184" w14:textId="725E3FE7" w:rsidR="00E87FB3" w:rsidRDefault="00E87FB3" w:rsidP="00E87FB3">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63892E96" wp14:editId="3D37CD7C">
            <wp:extent cx="4972050" cy="2522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7006" cy="2530038"/>
                    </a:xfrm>
                    <a:prstGeom prst="rect">
                      <a:avLst/>
                    </a:prstGeom>
                    <a:noFill/>
                    <a:ln>
                      <a:noFill/>
                    </a:ln>
                  </pic:spPr>
                </pic:pic>
              </a:graphicData>
            </a:graphic>
          </wp:inline>
        </w:drawing>
      </w:r>
    </w:p>
    <w:p w14:paraId="4C01AE3C" w14:textId="2CDF9764" w:rsidR="00E87FB3" w:rsidRPr="00C96764" w:rsidRDefault="00E87FB3" w:rsidP="00E87FB3">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Pr>
          <w:rFonts w:ascii="Times New Roman" w:eastAsia="黑体" w:hAnsi="Times New Roman"/>
          <w:bCs/>
          <w:szCs w:val="24"/>
        </w:rPr>
        <w:t xml:space="preserve">5 </w:t>
      </w:r>
      <w:proofErr w:type="gramStart"/>
      <w:r>
        <w:rPr>
          <w:rFonts w:ascii="Times New Roman" w:eastAsia="黑体" w:hAnsi="Times New Roman" w:hint="eastAsia"/>
          <w:bCs/>
          <w:szCs w:val="24"/>
        </w:rPr>
        <w:t>点赞实体</w:t>
      </w:r>
      <w:proofErr w:type="gramEnd"/>
      <w:r>
        <w:rPr>
          <w:rFonts w:ascii="Times New Roman" w:eastAsia="黑体" w:hAnsi="Times New Roman" w:hint="eastAsia"/>
          <w:bCs/>
          <w:szCs w:val="24"/>
        </w:rPr>
        <w:t>图</w:t>
      </w:r>
    </w:p>
    <w:p w14:paraId="7785FFFF" w14:textId="4E011F05" w:rsidR="00E87FB3" w:rsidRDefault="00E87FB3" w:rsidP="00E87FB3">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通过图</w:t>
      </w:r>
      <w:r>
        <w:rPr>
          <w:rFonts w:ascii="Times New Roman" w:hAnsi="Times New Roman" w:hint="eastAsia"/>
          <w:sz w:val="24"/>
          <w:szCs w:val="24"/>
        </w:rPr>
        <w:t>4</w:t>
      </w:r>
      <w:r>
        <w:rPr>
          <w:rFonts w:ascii="Times New Roman" w:hAnsi="Times New Roman"/>
          <w:sz w:val="24"/>
          <w:szCs w:val="24"/>
        </w:rPr>
        <w:t>.5</w:t>
      </w:r>
      <w:r>
        <w:rPr>
          <w:rFonts w:ascii="Times New Roman" w:hAnsi="Times New Roman" w:hint="eastAsia"/>
          <w:sz w:val="24"/>
          <w:szCs w:val="24"/>
        </w:rPr>
        <w:t>，系统</w:t>
      </w:r>
      <w:proofErr w:type="gramStart"/>
      <w:r>
        <w:rPr>
          <w:rFonts w:ascii="Times New Roman" w:hAnsi="Times New Roman" w:hint="eastAsia"/>
          <w:sz w:val="24"/>
          <w:szCs w:val="24"/>
        </w:rPr>
        <w:t>的点赞实体</w:t>
      </w:r>
      <w:proofErr w:type="gramEnd"/>
      <w:r>
        <w:rPr>
          <w:rFonts w:ascii="Times New Roman" w:hAnsi="Times New Roman" w:hint="eastAsia"/>
          <w:sz w:val="24"/>
          <w:szCs w:val="24"/>
        </w:rPr>
        <w:t>包括的属性有</w:t>
      </w:r>
      <w:r>
        <w:rPr>
          <w:rFonts w:ascii="Times New Roman" w:hAnsi="Times New Roman" w:hint="eastAsia"/>
          <w:sz w:val="24"/>
          <w:szCs w:val="24"/>
        </w:rPr>
        <w:t>id</w:t>
      </w:r>
      <w:r>
        <w:rPr>
          <w:rFonts w:ascii="Times New Roman" w:hAnsi="Times New Roman" w:hint="eastAsia"/>
          <w:sz w:val="24"/>
          <w:szCs w:val="24"/>
        </w:rPr>
        <w:t>、</w:t>
      </w:r>
      <w:proofErr w:type="gramStart"/>
      <w:r>
        <w:rPr>
          <w:rFonts w:ascii="Times New Roman" w:hAnsi="Times New Roman" w:hint="eastAsia"/>
          <w:sz w:val="24"/>
          <w:szCs w:val="24"/>
        </w:rPr>
        <w:t>点赞文</w:t>
      </w:r>
      <w:proofErr w:type="gramEnd"/>
      <w:r>
        <w:rPr>
          <w:rFonts w:ascii="Times New Roman" w:hAnsi="Times New Roman" w:hint="eastAsia"/>
          <w:sz w:val="24"/>
          <w:szCs w:val="24"/>
        </w:rPr>
        <w:t>章的</w:t>
      </w:r>
      <w:r>
        <w:rPr>
          <w:rFonts w:ascii="Times New Roman" w:hAnsi="Times New Roman" w:hint="eastAsia"/>
          <w:sz w:val="24"/>
          <w:szCs w:val="24"/>
        </w:rPr>
        <w:t>id</w:t>
      </w:r>
      <w:r>
        <w:rPr>
          <w:rFonts w:ascii="Times New Roman" w:hAnsi="Times New Roman" w:hint="eastAsia"/>
          <w:sz w:val="24"/>
          <w:szCs w:val="24"/>
        </w:rPr>
        <w:t>，</w:t>
      </w:r>
      <w:proofErr w:type="gramStart"/>
      <w:r>
        <w:rPr>
          <w:rFonts w:ascii="Times New Roman" w:hAnsi="Times New Roman" w:hint="eastAsia"/>
          <w:sz w:val="24"/>
          <w:szCs w:val="24"/>
        </w:rPr>
        <w:t>点赞用</w:t>
      </w:r>
      <w:proofErr w:type="gramEnd"/>
      <w:r>
        <w:rPr>
          <w:rFonts w:ascii="Times New Roman" w:hAnsi="Times New Roman" w:hint="eastAsia"/>
          <w:sz w:val="24"/>
          <w:szCs w:val="24"/>
        </w:rPr>
        <w:t>户的</w:t>
      </w:r>
      <w:r>
        <w:rPr>
          <w:rFonts w:ascii="Times New Roman" w:hAnsi="Times New Roman" w:hint="eastAsia"/>
          <w:sz w:val="24"/>
          <w:szCs w:val="24"/>
        </w:rPr>
        <w:t>id</w:t>
      </w:r>
      <w:r>
        <w:rPr>
          <w:rFonts w:ascii="Times New Roman" w:hAnsi="Times New Roman" w:hint="eastAsia"/>
          <w:sz w:val="24"/>
          <w:szCs w:val="24"/>
        </w:rPr>
        <w:t>、</w:t>
      </w:r>
      <w:proofErr w:type="gramStart"/>
      <w:r>
        <w:rPr>
          <w:rFonts w:ascii="Times New Roman" w:hAnsi="Times New Roman" w:hint="eastAsia"/>
          <w:sz w:val="24"/>
          <w:szCs w:val="24"/>
        </w:rPr>
        <w:t>点赞评</w:t>
      </w:r>
      <w:proofErr w:type="gramEnd"/>
      <w:r>
        <w:rPr>
          <w:rFonts w:ascii="Times New Roman" w:hAnsi="Times New Roman" w:hint="eastAsia"/>
          <w:sz w:val="24"/>
          <w:szCs w:val="24"/>
        </w:rPr>
        <w:t>论的</w:t>
      </w:r>
      <w:r>
        <w:rPr>
          <w:rFonts w:ascii="Times New Roman" w:hAnsi="Times New Roman"/>
          <w:sz w:val="24"/>
          <w:szCs w:val="24"/>
        </w:rPr>
        <w:t>id</w:t>
      </w:r>
      <w:proofErr w:type="gramStart"/>
      <w:r>
        <w:rPr>
          <w:rFonts w:ascii="Times New Roman" w:hAnsi="Times New Roman" w:hint="eastAsia"/>
          <w:sz w:val="24"/>
          <w:szCs w:val="24"/>
        </w:rPr>
        <w:t>和点赞时</w:t>
      </w:r>
      <w:proofErr w:type="gramEnd"/>
      <w:r>
        <w:rPr>
          <w:rFonts w:ascii="Times New Roman" w:hAnsi="Times New Roman" w:hint="eastAsia"/>
          <w:sz w:val="24"/>
          <w:szCs w:val="24"/>
        </w:rPr>
        <w:t>间。</w:t>
      </w:r>
    </w:p>
    <w:p w14:paraId="1C0FF4EF" w14:textId="77777777" w:rsidR="00967BDA" w:rsidRPr="0052629F" w:rsidRDefault="00967BDA" w:rsidP="00E87FB3">
      <w:pPr>
        <w:spacing w:line="360" w:lineRule="auto"/>
        <w:rPr>
          <w:rFonts w:ascii="Times New Roman" w:hAnsi="Times New Roman"/>
          <w:sz w:val="24"/>
          <w:szCs w:val="24"/>
        </w:rPr>
      </w:pPr>
    </w:p>
    <w:p w14:paraId="032D0498" w14:textId="3EEFE31B" w:rsidR="00E87FB3" w:rsidRPr="0052629F" w:rsidRDefault="00E87FB3" w:rsidP="00E87FB3">
      <w:pPr>
        <w:spacing w:line="360" w:lineRule="auto"/>
        <w:ind w:firstLine="420"/>
        <w:rPr>
          <w:rFonts w:ascii="Times New Roman" w:hAnsi="Times New Roman"/>
          <w:sz w:val="24"/>
          <w:szCs w:val="24"/>
        </w:rPr>
      </w:pPr>
      <w:r>
        <w:rPr>
          <w:rFonts w:ascii="Times New Roman" w:hAnsi="Times New Roman"/>
          <w:sz w:val="24"/>
          <w:szCs w:val="24"/>
        </w:rPr>
        <w:t>5</w:t>
      </w:r>
      <w:r>
        <w:rPr>
          <w:rFonts w:ascii="Times New Roman" w:hAnsi="Times New Roman" w:hint="eastAsia"/>
          <w:sz w:val="24"/>
          <w:szCs w:val="24"/>
        </w:rPr>
        <w:t>、验证码</w:t>
      </w:r>
      <w:r w:rsidRPr="0052629F">
        <w:rPr>
          <w:rFonts w:ascii="Times New Roman" w:hAnsi="Times New Roman" w:hint="eastAsia"/>
          <w:sz w:val="24"/>
          <w:szCs w:val="24"/>
        </w:rPr>
        <w:t>实体，具体示意图如图</w:t>
      </w:r>
      <w:r w:rsidRPr="0052629F">
        <w:rPr>
          <w:rFonts w:ascii="Times New Roman" w:hAnsi="Times New Roman" w:hint="eastAsia"/>
          <w:sz w:val="24"/>
          <w:szCs w:val="24"/>
        </w:rPr>
        <w:t>4</w:t>
      </w:r>
      <w:r w:rsidRPr="0052629F">
        <w:rPr>
          <w:rFonts w:ascii="Times New Roman" w:hAnsi="Times New Roman"/>
          <w:sz w:val="24"/>
          <w:szCs w:val="24"/>
        </w:rPr>
        <w:t>.</w:t>
      </w:r>
      <w:r>
        <w:rPr>
          <w:rFonts w:ascii="Times New Roman" w:hAnsi="Times New Roman"/>
          <w:sz w:val="24"/>
          <w:szCs w:val="24"/>
        </w:rPr>
        <w:t>6</w:t>
      </w:r>
      <w:r w:rsidRPr="0052629F">
        <w:rPr>
          <w:rFonts w:ascii="Times New Roman" w:hAnsi="Times New Roman" w:hint="eastAsia"/>
          <w:sz w:val="24"/>
          <w:szCs w:val="24"/>
        </w:rPr>
        <w:t>所示：</w:t>
      </w:r>
    </w:p>
    <w:p w14:paraId="7115F3C9" w14:textId="38219061" w:rsidR="00E87FB3" w:rsidRDefault="009F7BC4" w:rsidP="00E87FB3">
      <w:pPr>
        <w:spacing w:line="360" w:lineRule="auto"/>
        <w:jc w:val="center"/>
        <w:rPr>
          <w:rFonts w:ascii="Times New Roman" w:hAnsi="Times New Roman"/>
          <w:sz w:val="24"/>
          <w:szCs w:val="24"/>
        </w:rPr>
      </w:pPr>
      <w:r>
        <w:rPr>
          <w:rFonts w:ascii="Times New Roman" w:hAnsi="Times New Roman" w:hint="eastAsia"/>
          <w:noProof/>
          <w:sz w:val="24"/>
          <w:szCs w:val="24"/>
        </w:rPr>
        <w:drawing>
          <wp:inline distT="0" distB="0" distL="0" distR="0" wp14:anchorId="3109F7B3" wp14:editId="00769BF0">
            <wp:extent cx="4657725" cy="236298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28" cy="2371357"/>
                    </a:xfrm>
                    <a:prstGeom prst="rect">
                      <a:avLst/>
                    </a:prstGeom>
                    <a:noFill/>
                    <a:ln>
                      <a:noFill/>
                    </a:ln>
                  </pic:spPr>
                </pic:pic>
              </a:graphicData>
            </a:graphic>
          </wp:inline>
        </w:drawing>
      </w:r>
    </w:p>
    <w:p w14:paraId="72366B8B" w14:textId="03E2F3A4" w:rsidR="00E87FB3" w:rsidRPr="00C96764" w:rsidRDefault="00E87FB3" w:rsidP="00E87FB3">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sidR="009F7BC4">
        <w:rPr>
          <w:rFonts w:ascii="Times New Roman" w:eastAsia="黑体" w:hAnsi="Times New Roman"/>
          <w:bCs/>
          <w:szCs w:val="24"/>
        </w:rPr>
        <w:t>6</w:t>
      </w:r>
      <w:r>
        <w:rPr>
          <w:rFonts w:ascii="Times New Roman" w:eastAsia="黑体" w:hAnsi="Times New Roman"/>
          <w:bCs/>
          <w:szCs w:val="24"/>
        </w:rPr>
        <w:t xml:space="preserve"> </w:t>
      </w:r>
      <w:r w:rsidR="009F7BC4">
        <w:rPr>
          <w:rFonts w:ascii="Times New Roman" w:eastAsia="黑体" w:hAnsi="Times New Roman" w:hint="eastAsia"/>
          <w:bCs/>
          <w:szCs w:val="24"/>
        </w:rPr>
        <w:t>验证码</w:t>
      </w:r>
      <w:r>
        <w:rPr>
          <w:rFonts w:ascii="Times New Roman" w:eastAsia="黑体" w:hAnsi="Times New Roman" w:hint="eastAsia"/>
          <w:bCs/>
          <w:szCs w:val="24"/>
        </w:rPr>
        <w:t>实体图</w:t>
      </w:r>
    </w:p>
    <w:p w14:paraId="2CC89847" w14:textId="20D2DFB9" w:rsidR="00E87FB3" w:rsidRDefault="00E87FB3" w:rsidP="00E87FB3">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通过图</w:t>
      </w:r>
      <w:r>
        <w:rPr>
          <w:rFonts w:ascii="Times New Roman" w:hAnsi="Times New Roman" w:hint="eastAsia"/>
          <w:sz w:val="24"/>
          <w:szCs w:val="24"/>
        </w:rPr>
        <w:t>4</w:t>
      </w:r>
      <w:r>
        <w:rPr>
          <w:rFonts w:ascii="Times New Roman" w:hAnsi="Times New Roman"/>
          <w:sz w:val="24"/>
          <w:szCs w:val="24"/>
        </w:rPr>
        <w:t>.6</w:t>
      </w:r>
      <w:r>
        <w:rPr>
          <w:rFonts w:ascii="Times New Roman" w:hAnsi="Times New Roman" w:hint="eastAsia"/>
          <w:sz w:val="24"/>
          <w:szCs w:val="24"/>
        </w:rPr>
        <w:t>，系统的验证码实体包括的属性有</w:t>
      </w:r>
      <w:r>
        <w:rPr>
          <w:rFonts w:ascii="Times New Roman" w:hAnsi="Times New Roman" w:hint="eastAsia"/>
          <w:sz w:val="24"/>
          <w:szCs w:val="24"/>
        </w:rPr>
        <w:t>id</w:t>
      </w:r>
      <w:r>
        <w:rPr>
          <w:rFonts w:ascii="Times New Roman" w:hAnsi="Times New Roman" w:hint="eastAsia"/>
          <w:sz w:val="24"/>
          <w:szCs w:val="24"/>
        </w:rPr>
        <w:t>、</w:t>
      </w:r>
      <w:r w:rsidR="009F7BC4">
        <w:rPr>
          <w:rFonts w:ascii="Times New Roman" w:hAnsi="Times New Roman" w:hint="eastAsia"/>
          <w:sz w:val="24"/>
          <w:szCs w:val="24"/>
        </w:rPr>
        <w:t>接收验证码的用户名、邮箱</w:t>
      </w:r>
      <w:r>
        <w:rPr>
          <w:rFonts w:ascii="Times New Roman" w:hAnsi="Times New Roman" w:hint="eastAsia"/>
          <w:sz w:val="24"/>
          <w:szCs w:val="24"/>
        </w:rPr>
        <w:t>、</w:t>
      </w:r>
      <w:r w:rsidR="009F7BC4">
        <w:rPr>
          <w:rFonts w:ascii="Times New Roman" w:hAnsi="Times New Roman"/>
          <w:sz w:val="24"/>
          <w:szCs w:val="24"/>
        </w:rPr>
        <w:t>6</w:t>
      </w:r>
      <w:r w:rsidR="009F7BC4">
        <w:rPr>
          <w:rFonts w:ascii="Times New Roman" w:hAnsi="Times New Roman" w:hint="eastAsia"/>
          <w:sz w:val="24"/>
          <w:szCs w:val="24"/>
        </w:rPr>
        <w:t>位验证码</w:t>
      </w:r>
      <w:r>
        <w:rPr>
          <w:rFonts w:ascii="Times New Roman" w:hAnsi="Times New Roman" w:hint="eastAsia"/>
          <w:sz w:val="24"/>
          <w:szCs w:val="24"/>
        </w:rPr>
        <w:t>和</w:t>
      </w:r>
      <w:r w:rsidR="009F7BC4">
        <w:rPr>
          <w:rFonts w:ascii="Times New Roman" w:hAnsi="Times New Roman" w:hint="eastAsia"/>
          <w:sz w:val="24"/>
          <w:szCs w:val="24"/>
        </w:rPr>
        <w:t>发送</w:t>
      </w:r>
      <w:r>
        <w:rPr>
          <w:rFonts w:ascii="Times New Roman" w:hAnsi="Times New Roman" w:hint="eastAsia"/>
          <w:sz w:val="24"/>
          <w:szCs w:val="24"/>
        </w:rPr>
        <w:t>时间。</w:t>
      </w:r>
    </w:p>
    <w:p w14:paraId="54DD6F3B" w14:textId="77777777" w:rsidR="00967BDA" w:rsidRPr="0052629F" w:rsidRDefault="00967BDA" w:rsidP="00E87FB3">
      <w:pPr>
        <w:spacing w:line="360" w:lineRule="auto"/>
        <w:rPr>
          <w:rFonts w:ascii="Times New Roman" w:hAnsi="Times New Roman"/>
          <w:sz w:val="24"/>
          <w:szCs w:val="24"/>
        </w:rPr>
      </w:pPr>
    </w:p>
    <w:p w14:paraId="3D75C1E1" w14:textId="085E43BA" w:rsidR="00694168" w:rsidRDefault="00967BDA" w:rsidP="0052629F">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依照上述实体类的设计，得出社区系统的相关实体有用户、文章、评论、点赞和验证码实体，实体与实体之间的关系图如下所示：</w:t>
      </w:r>
    </w:p>
    <w:p w14:paraId="2358F3DD" w14:textId="2B3440CE" w:rsidR="00967BDA" w:rsidRDefault="00967BDA" w:rsidP="00967BDA">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DE46BD6" wp14:editId="566C6E9A">
            <wp:extent cx="4924425" cy="34488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3448875"/>
                    </a:xfrm>
                    <a:prstGeom prst="rect">
                      <a:avLst/>
                    </a:prstGeom>
                    <a:noFill/>
                    <a:ln>
                      <a:noFill/>
                    </a:ln>
                  </pic:spPr>
                </pic:pic>
              </a:graphicData>
            </a:graphic>
          </wp:inline>
        </w:drawing>
      </w:r>
    </w:p>
    <w:p w14:paraId="16E03D26" w14:textId="362F38A8" w:rsidR="00967BDA" w:rsidRPr="00C96764" w:rsidRDefault="00967BDA" w:rsidP="00967BDA">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Pr>
          <w:rFonts w:ascii="Times New Roman" w:eastAsia="黑体" w:hAnsi="Times New Roman"/>
          <w:bCs/>
          <w:szCs w:val="24"/>
        </w:rPr>
        <w:t xml:space="preserve">7 </w:t>
      </w:r>
      <w:r>
        <w:rPr>
          <w:rFonts w:ascii="Times New Roman" w:eastAsia="黑体" w:hAnsi="Times New Roman" w:hint="eastAsia"/>
          <w:bCs/>
          <w:szCs w:val="24"/>
        </w:rPr>
        <w:t>系统总</w:t>
      </w:r>
      <w:r>
        <w:rPr>
          <w:rFonts w:ascii="Times New Roman" w:eastAsia="黑体" w:hAnsi="Times New Roman" w:hint="eastAsia"/>
          <w:bCs/>
          <w:szCs w:val="24"/>
        </w:rPr>
        <w:t>E-R</w:t>
      </w:r>
      <w:r>
        <w:rPr>
          <w:rFonts w:ascii="Times New Roman" w:eastAsia="黑体" w:hAnsi="Times New Roman" w:hint="eastAsia"/>
          <w:bCs/>
          <w:szCs w:val="24"/>
        </w:rPr>
        <w:t>图</w:t>
      </w:r>
    </w:p>
    <w:p w14:paraId="7A87C76D" w14:textId="1FD6E2C4" w:rsidR="00967BDA" w:rsidRDefault="00967BDA" w:rsidP="00967BDA">
      <w:pPr>
        <w:spacing w:line="360" w:lineRule="auto"/>
        <w:outlineLvl w:val="2"/>
        <w:rPr>
          <w:rFonts w:ascii="Times New Roman" w:eastAsia="黑体" w:hAnsi="Times New Roman"/>
          <w:b/>
          <w:sz w:val="24"/>
          <w:szCs w:val="24"/>
        </w:rPr>
      </w:pPr>
      <w:bookmarkStart w:id="47" w:name="_Toc72610898"/>
      <w:r>
        <w:rPr>
          <w:rFonts w:ascii="Times New Roman" w:eastAsia="黑体" w:hAnsi="Times New Roman"/>
          <w:b/>
          <w:sz w:val="24"/>
          <w:szCs w:val="24"/>
        </w:rPr>
        <w:t>4.2.2</w:t>
      </w:r>
      <w:r>
        <w:rPr>
          <w:rFonts w:ascii="Times New Roman" w:eastAsia="黑体" w:hAnsi="Times New Roman"/>
          <w:sz w:val="24"/>
          <w:szCs w:val="24"/>
        </w:rPr>
        <w:t xml:space="preserve"> </w:t>
      </w:r>
      <w:r>
        <w:rPr>
          <w:rFonts w:ascii="Times New Roman" w:eastAsia="黑体" w:hAnsi="Times New Roman" w:hint="eastAsia"/>
          <w:b/>
          <w:sz w:val="24"/>
          <w:szCs w:val="24"/>
        </w:rPr>
        <w:t>物理设计</w:t>
      </w:r>
      <w:bookmarkEnd w:id="47"/>
    </w:p>
    <w:p w14:paraId="0EA6D95C" w14:textId="1C9B557F" w:rsidR="00967BDA" w:rsidRDefault="00E8086D" w:rsidP="00967BDA">
      <w:pPr>
        <w:spacing w:line="360" w:lineRule="auto"/>
        <w:rPr>
          <w:rFonts w:ascii="Times New Roman" w:hAnsi="Times New Roman"/>
          <w:sz w:val="24"/>
          <w:szCs w:val="24"/>
        </w:rPr>
      </w:pPr>
      <w:r>
        <w:rPr>
          <w:rFonts w:ascii="Times New Roman" w:hAnsi="Times New Roman"/>
          <w:sz w:val="24"/>
          <w:szCs w:val="24"/>
        </w:rPr>
        <w:tab/>
      </w:r>
      <w:r w:rsidRPr="00E8086D">
        <w:rPr>
          <w:rFonts w:ascii="Times New Roman" w:hAnsi="Times New Roman" w:hint="eastAsia"/>
          <w:sz w:val="24"/>
          <w:szCs w:val="24"/>
        </w:rPr>
        <w:t>数据库物理设计是后半段。将一个给定逻辑结构实施到具体的环境中时，逻辑数据模型要选取一个具体的工作环境，这个工作环境提供了数据存储结构与存取方法，这个过程就是数据库的物理设计。</w:t>
      </w:r>
    </w:p>
    <w:p w14:paraId="0E2BB963" w14:textId="0815DB8F" w:rsidR="00E8086D" w:rsidRDefault="00E8086D" w:rsidP="00E8086D">
      <w:pPr>
        <w:spacing w:line="360" w:lineRule="auto"/>
        <w:rPr>
          <w:rFonts w:ascii="Times New Roman" w:hAnsi="Times New Roman"/>
          <w:sz w:val="24"/>
          <w:szCs w:val="24"/>
        </w:rPr>
      </w:pPr>
      <w:r>
        <w:rPr>
          <w:rFonts w:ascii="Times New Roman" w:hAnsi="Times New Roman"/>
          <w:sz w:val="24"/>
          <w:szCs w:val="24"/>
        </w:rPr>
        <w:tab/>
        <w:t>1</w:t>
      </w:r>
      <w:r>
        <w:rPr>
          <w:rFonts w:ascii="Times New Roman" w:hAnsi="Times New Roman" w:hint="eastAsia"/>
          <w:sz w:val="24"/>
          <w:szCs w:val="24"/>
        </w:rPr>
        <w:t>、用户表（</w:t>
      </w:r>
      <w:r>
        <w:rPr>
          <w:rFonts w:ascii="Times New Roman" w:hAnsi="Times New Roman" w:hint="eastAsia"/>
          <w:sz w:val="24"/>
          <w:szCs w:val="24"/>
        </w:rPr>
        <w:t>user</w:t>
      </w:r>
      <w:r>
        <w:rPr>
          <w:rFonts w:ascii="Times New Roman" w:hAnsi="Times New Roman" w:hint="eastAsia"/>
          <w:sz w:val="24"/>
          <w:szCs w:val="24"/>
        </w:rPr>
        <w:t>）：该表用来存放用户的各种信息，比如账号、密码、头像地址、最后活跃时间、文章数量等。</w:t>
      </w:r>
    </w:p>
    <w:p w14:paraId="4994BB97" w14:textId="799FE07C" w:rsidR="00E8086D" w:rsidRPr="00E8086D" w:rsidRDefault="00E8086D" w:rsidP="00E8086D">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.1</w:t>
      </w:r>
      <w:r w:rsidRPr="00600EC4">
        <w:rPr>
          <w:rFonts w:ascii="黑体" w:eastAsia="黑体" w:hAnsi="黑体"/>
          <w:szCs w:val="21"/>
        </w:rPr>
        <w:t xml:space="preserve"> </w:t>
      </w:r>
      <w:r>
        <w:rPr>
          <w:rFonts w:ascii="黑体" w:eastAsia="黑体" w:hAnsi="黑体" w:hint="eastAsia"/>
          <w:szCs w:val="21"/>
        </w:rPr>
        <w:t>用户信息表</w:t>
      </w:r>
      <w:r w:rsidRPr="00675E5D">
        <w:rPr>
          <w:rFonts w:ascii="Times New Roman" w:eastAsia="黑体" w:hAnsi="Times New Roman"/>
          <w:szCs w:val="21"/>
        </w:rPr>
        <w:t>（</w:t>
      </w:r>
      <w:r w:rsidRPr="00675E5D">
        <w:rPr>
          <w:rFonts w:ascii="Times New Roman" w:eastAsia="黑体" w:hAnsi="Times New Roman"/>
          <w:szCs w:val="21"/>
        </w:rPr>
        <w:t>user</w:t>
      </w:r>
      <w:r w:rsidRPr="00675E5D">
        <w:rPr>
          <w:rFonts w:ascii="Times New Roman" w:eastAsia="黑体" w:hAnsi="Times New Roman"/>
          <w:szCs w:val="21"/>
        </w:rPr>
        <w:t>）</w:t>
      </w:r>
    </w:p>
    <w:tbl>
      <w:tblPr>
        <w:tblStyle w:val="aa"/>
        <w:tblW w:w="0" w:type="auto"/>
        <w:jc w:val="center"/>
        <w:tblLook w:val="04A0" w:firstRow="1" w:lastRow="0" w:firstColumn="1" w:lastColumn="0" w:noHBand="0" w:noVBand="1"/>
      </w:tblPr>
      <w:tblGrid>
        <w:gridCol w:w="2074"/>
        <w:gridCol w:w="2074"/>
        <w:gridCol w:w="1376"/>
        <w:gridCol w:w="2772"/>
      </w:tblGrid>
      <w:tr w:rsidR="00E8086D" w:rsidRPr="00E8086D" w14:paraId="79B643B3" w14:textId="77777777" w:rsidTr="00706FFC">
        <w:trPr>
          <w:jc w:val="center"/>
        </w:trPr>
        <w:tc>
          <w:tcPr>
            <w:tcW w:w="2074" w:type="dxa"/>
          </w:tcPr>
          <w:p w14:paraId="2F527AFC" w14:textId="67356FFB"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字段名</w:t>
            </w:r>
          </w:p>
        </w:tc>
        <w:tc>
          <w:tcPr>
            <w:tcW w:w="2074" w:type="dxa"/>
          </w:tcPr>
          <w:p w14:paraId="0A44D8E9" w14:textId="76F7D341"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数据结构</w:t>
            </w:r>
          </w:p>
        </w:tc>
        <w:tc>
          <w:tcPr>
            <w:tcW w:w="1376" w:type="dxa"/>
          </w:tcPr>
          <w:p w14:paraId="0E422170" w14:textId="5A857C31"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主键</w:t>
            </w:r>
          </w:p>
        </w:tc>
        <w:tc>
          <w:tcPr>
            <w:tcW w:w="2772" w:type="dxa"/>
          </w:tcPr>
          <w:p w14:paraId="1A098168" w14:textId="689DAE97"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备注</w:t>
            </w:r>
          </w:p>
        </w:tc>
      </w:tr>
      <w:tr w:rsidR="00E8086D" w:rsidRPr="00E8086D" w14:paraId="3A409E48" w14:textId="77777777" w:rsidTr="00706FFC">
        <w:trPr>
          <w:jc w:val="center"/>
        </w:trPr>
        <w:tc>
          <w:tcPr>
            <w:tcW w:w="2074" w:type="dxa"/>
          </w:tcPr>
          <w:p w14:paraId="605030D2" w14:textId="30D26964"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id</w:t>
            </w:r>
          </w:p>
        </w:tc>
        <w:tc>
          <w:tcPr>
            <w:tcW w:w="2074" w:type="dxa"/>
          </w:tcPr>
          <w:p w14:paraId="7F6DDFCC" w14:textId="4CD32216"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int(11)</w:t>
            </w:r>
          </w:p>
        </w:tc>
        <w:tc>
          <w:tcPr>
            <w:tcW w:w="1376" w:type="dxa"/>
          </w:tcPr>
          <w:p w14:paraId="352F8A73" w14:textId="7446CB1A"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Y</w:t>
            </w:r>
          </w:p>
        </w:tc>
        <w:tc>
          <w:tcPr>
            <w:tcW w:w="2772" w:type="dxa"/>
          </w:tcPr>
          <w:p w14:paraId="7BDF22A2" w14:textId="6A7425DE"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用户</w:t>
            </w:r>
            <w:r>
              <w:rPr>
                <w:rFonts w:ascii="Times New Roman" w:hAnsi="Times New Roman" w:hint="eastAsia"/>
                <w:szCs w:val="21"/>
              </w:rPr>
              <w:t>id</w:t>
            </w:r>
            <w:r>
              <w:rPr>
                <w:rFonts w:ascii="Times New Roman" w:hAnsi="Times New Roman" w:hint="eastAsia"/>
                <w:szCs w:val="21"/>
              </w:rPr>
              <w:t>，主键</w:t>
            </w:r>
          </w:p>
        </w:tc>
      </w:tr>
      <w:tr w:rsidR="00E8086D" w:rsidRPr="00E8086D" w14:paraId="5D755A2A" w14:textId="77777777" w:rsidTr="00706FFC">
        <w:trPr>
          <w:jc w:val="center"/>
        </w:trPr>
        <w:tc>
          <w:tcPr>
            <w:tcW w:w="2074" w:type="dxa"/>
          </w:tcPr>
          <w:p w14:paraId="5C050CB1" w14:textId="2139E817"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username</w:t>
            </w:r>
          </w:p>
        </w:tc>
        <w:tc>
          <w:tcPr>
            <w:tcW w:w="2074" w:type="dxa"/>
          </w:tcPr>
          <w:p w14:paraId="48C4C8A7" w14:textId="422F6132"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archar(50)</w:t>
            </w:r>
          </w:p>
        </w:tc>
        <w:tc>
          <w:tcPr>
            <w:tcW w:w="1376" w:type="dxa"/>
          </w:tcPr>
          <w:p w14:paraId="40528D27" w14:textId="5AEAA2A0"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39FDECE2" w14:textId="71F7A33B"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用户名</w:t>
            </w:r>
          </w:p>
        </w:tc>
      </w:tr>
      <w:tr w:rsidR="00E8086D" w:rsidRPr="00E8086D" w14:paraId="47EAA910" w14:textId="77777777" w:rsidTr="00706FFC">
        <w:trPr>
          <w:jc w:val="center"/>
        </w:trPr>
        <w:tc>
          <w:tcPr>
            <w:tcW w:w="2074" w:type="dxa"/>
          </w:tcPr>
          <w:p w14:paraId="7A10E2B5" w14:textId="59E12593"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password</w:t>
            </w:r>
          </w:p>
        </w:tc>
        <w:tc>
          <w:tcPr>
            <w:tcW w:w="2074" w:type="dxa"/>
          </w:tcPr>
          <w:p w14:paraId="74D637B5" w14:textId="3C55067A"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archar(50)</w:t>
            </w:r>
          </w:p>
        </w:tc>
        <w:tc>
          <w:tcPr>
            <w:tcW w:w="1376" w:type="dxa"/>
          </w:tcPr>
          <w:p w14:paraId="592401A1" w14:textId="6D3EAA18"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555F6676" w14:textId="5F6D66A7"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用户密码</w:t>
            </w:r>
          </w:p>
        </w:tc>
      </w:tr>
      <w:tr w:rsidR="00E8086D" w:rsidRPr="00E8086D" w14:paraId="661A85A6" w14:textId="77777777" w:rsidTr="00706FFC">
        <w:trPr>
          <w:jc w:val="center"/>
        </w:trPr>
        <w:tc>
          <w:tcPr>
            <w:tcW w:w="2074" w:type="dxa"/>
          </w:tcPr>
          <w:p w14:paraId="1064AFBE" w14:textId="4A159F78"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nickname</w:t>
            </w:r>
          </w:p>
        </w:tc>
        <w:tc>
          <w:tcPr>
            <w:tcW w:w="2074" w:type="dxa"/>
          </w:tcPr>
          <w:p w14:paraId="01B6D934" w14:textId="770C7307"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archar(255)</w:t>
            </w:r>
          </w:p>
        </w:tc>
        <w:tc>
          <w:tcPr>
            <w:tcW w:w="1376" w:type="dxa"/>
          </w:tcPr>
          <w:p w14:paraId="5EB756D0" w14:textId="446BED98"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3A8A48E0" w14:textId="2D05FD49"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昵称</w:t>
            </w:r>
          </w:p>
        </w:tc>
      </w:tr>
      <w:tr w:rsidR="00E8086D" w:rsidRPr="00E8086D" w14:paraId="3E2754DB" w14:textId="77777777" w:rsidTr="00706FFC">
        <w:trPr>
          <w:jc w:val="center"/>
        </w:trPr>
        <w:tc>
          <w:tcPr>
            <w:tcW w:w="2074" w:type="dxa"/>
          </w:tcPr>
          <w:p w14:paraId="22862E10" w14:textId="57F5B87B"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email</w:t>
            </w:r>
          </w:p>
        </w:tc>
        <w:tc>
          <w:tcPr>
            <w:tcW w:w="2074" w:type="dxa"/>
          </w:tcPr>
          <w:p w14:paraId="10A1DFDA" w14:textId="33A5B912"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v</w:t>
            </w:r>
            <w:r>
              <w:rPr>
                <w:rFonts w:ascii="Times New Roman" w:hAnsi="Times New Roman"/>
                <w:szCs w:val="21"/>
              </w:rPr>
              <w:t>archar(50)</w:t>
            </w:r>
          </w:p>
        </w:tc>
        <w:tc>
          <w:tcPr>
            <w:tcW w:w="1376" w:type="dxa"/>
          </w:tcPr>
          <w:p w14:paraId="2D155EFA" w14:textId="7B86C884"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27E959D0" w14:textId="0C6491C5"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邮箱</w:t>
            </w:r>
          </w:p>
        </w:tc>
      </w:tr>
      <w:tr w:rsidR="00E8086D" w:rsidRPr="00E8086D" w14:paraId="041B2C4E" w14:textId="77777777" w:rsidTr="00706FFC">
        <w:trPr>
          <w:jc w:val="center"/>
        </w:trPr>
        <w:tc>
          <w:tcPr>
            <w:tcW w:w="2074" w:type="dxa"/>
          </w:tcPr>
          <w:p w14:paraId="429C3848" w14:textId="59414CF0"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gender</w:t>
            </w:r>
          </w:p>
        </w:tc>
        <w:tc>
          <w:tcPr>
            <w:tcW w:w="2074" w:type="dxa"/>
          </w:tcPr>
          <w:p w14:paraId="7E2800CA" w14:textId="386B7830" w:rsidR="00E8086D" w:rsidRPr="00E8086D" w:rsidRDefault="00E8086D" w:rsidP="00E8086D">
            <w:pPr>
              <w:spacing w:line="360" w:lineRule="auto"/>
              <w:jc w:val="center"/>
              <w:rPr>
                <w:rFonts w:ascii="Times New Roman" w:hAnsi="Times New Roman"/>
                <w:szCs w:val="21"/>
              </w:rPr>
            </w:pPr>
            <w:proofErr w:type="spellStart"/>
            <w:r w:rsidRPr="00E8086D">
              <w:rPr>
                <w:rFonts w:ascii="Times New Roman" w:hAnsi="Times New Roman"/>
                <w:szCs w:val="21"/>
              </w:rPr>
              <w:t>tinyint</w:t>
            </w:r>
            <w:proofErr w:type="spellEnd"/>
            <w:r w:rsidRPr="00E8086D">
              <w:rPr>
                <w:rFonts w:ascii="Times New Roman" w:hAnsi="Times New Roman"/>
                <w:szCs w:val="21"/>
              </w:rPr>
              <w:t>(2)</w:t>
            </w:r>
          </w:p>
        </w:tc>
        <w:tc>
          <w:tcPr>
            <w:tcW w:w="1376" w:type="dxa"/>
          </w:tcPr>
          <w:p w14:paraId="5FB32F08" w14:textId="7CC76A28"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7820243D" w14:textId="3D611D42"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性别</w:t>
            </w:r>
          </w:p>
        </w:tc>
      </w:tr>
      <w:tr w:rsidR="00E8086D" w:rsidRPr="00E8086D" w14:paraId="79A0F348" w14:textId="77777777" w:rsidTr="00706FFC">
        <w:trPr>
          <w:jc w:val="center"/>
        </w:trPr>
        <w:tc>
          <w:tcPr>
            <w:tcW w:w="2074" w:type="dxa"/>
          </w:tcPr>
          <w:p w14:paraId="05EF3CAA" w14:textId="1BE04B71"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phone</w:t>
            </w:r>
          </w:p>
        </w:tc>
        <w:tc>
          <w:tcPr>
            <w:tcW w:w="2074" w:type="dxa"/>
          </w:tcPr>
          <w:p w14:paraId="45F6F6D6" w14:textId="4F6E9239"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varchar(255)</w:t>
            </w:r>
          </w:p>
        </w:tc>
        <w:tc>
          <w:tcPr>
            <w:tcW w:w="1376" w:type="dxa"/>
          </w:tcPr>
          <w:p w14:paraId="2E68489C" w14:textId="09408AA1"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71B64C7B" w14:textId="581A296F"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手机号</w:t>
            </w:r>
          </w:p>
        </w:tc>
      </w:tr>
      <w:tr w:rsidR="00E8086D" w:rsidRPr="00E8086D" w14:paraId="7CB80D1D" w14:textId="77777777" w:rsidTr="00706FFC">
        <w:trPr>
          <w:jc w:val="center"/>
        </w:trPr>
        <w:tc>
          <w:tcPr>
            <w:tcW w:w="2074" w:type="dxa"/>
          </w:tcPr>
          <w:p w14:paraId="6D2B18AE" w14:textId="4E4E9408"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city</w:t>
            </w:r>
          </w:p>
        </w:tc>
        <w:tc>
          <w:tcPr>
            <w:tcW w:w="2074" w:type="dxa"/>
          </w:tcPr>
          <w:p w14:paraId="295ECD23" w14:textId="7C232DCB"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varchar(255)</w:t>
            </w:r>
          </w:p>
        </w:tc>
        <w:tc>
          <w:tcPr>
            <w:tcW w:w="1376" w:type="dxa"/>
          </w:tcPr>
          <w:p w14:paraId="34F0905B" w14:textId="0C12ECFA"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0BDEC855" w14:textId="1CE1BAD3"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城市</w:t>
            </w:r>
          </w:p>
        </w:tc>
      </w:tr>
      <w:tr w:rsidR="00E8086D" w:rsidRPr="00E8086D" w14:paraId="46BF2106" w14:textId="77777777" w:rsidTr="00706FFC">
        <w:trPr>
          <w:jc w:val="center"/>
        </w:trPr>
        <w:tc>
          <w:tcPr>
            <w:tcW w:w="2074" w:type="dxa"/>
          </w:tcPr>
          <w:p w14:paraId="48DC4EF1" w14:textId="3F8F8418"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lastRenderedPageBreak/>
              <w:t>description</w:t>
            </w:r>
          </w:p>
        </w:tc>
        <w:tc>
          <w:tcPr>
            <w:tcW w:w="2074" w:type="dxa"/>
          </w:tcPr>
          <w:p w14:paraId="46CD5A21" w14:textId="1525D6B4"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varchar(255)</w:t>
            </w:r>
          </w:p>
        </w:tc>
        <w:tc>
          <w:tcPr>
            <w:tcW w:w="1376" w:type="dxa"/>
          </w:tcPr>
          <w:p w14:paraId="4F077104" w14:textId="4D19E5EC"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6B8775CD" w14:textId="6B0ADDCA"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个性签名</w:t>
            </w:r>
          </w:p>
        </w:tc>
      </w:tr>
      <w:tr w:rsidR="00E8086D" w:rsidRPr="00E8086D" w14:paraId="5E9759DB" w14:textId="77777777" w:rsidTr="00706FFC">
        <w:trPr>
          <w:jc w:val="center"/>
        </w:trPr>
        <w:tc>
          <w:tcPr>
            <w:tcW w:w="2074" w:type="dxa"/>
          </w:tcPr>
          <w:p w14:paraId="1A5D2DE1" w14:textId="5A094DF2"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state</w:t>
            </w:r>
          </w:p>
        </w:tc>
        <w:tc>
          <w:tcPr>
            <w:tcW w:w="2074" w:type="dxa"/>
          </w:tcPr>
          <w:p w14:paraId="03B5E230" w14:textId="45EEC6A0" w:rsidR="00E8086D" w:rsidRPr="00E8086D" w:rsidRDefault="00706FFC" w:rsidP="00E8086D">
            <w:pPr>
              <w:spacing w:line="360" w:lineRule="auto"/>
              <w:jc w:val="center"/>
              <w:rPr>
                <w:rFonts w:ascii="Times New Roman" w:hAnsi="Times New Roman"/>
                <w:szCs w:val="21"/>
              </w:rPr>
            </w:pPr>
            <w:proofErr w:type="spellStart"/>
            <w:r w:rsidRPr="00E8086D">
              <w:rPr>
                <w:rFonts w:ascii="Times New Roman" w:hAnsi="Times New Roman"/>
                <w:szCs w:val="21"/>
              </w:rPr>
              <w:t>tinyint</w:t>
            </w:r>
            <w:proofErr w:type="spellEnd"/>
            <w:r w:rsidRPr="00E8086D">
              <w:rPr>
                <w:rFonts w:ascii="Times New Roman" w:hAnsi="Times New Roman"/>
                <w:szCs w:val="21"/>
              </w:rPr>
              <w:t>(2)</w:t>
            </w:r>
          </w:p>
        </w:tc>
        <w:tc>
          <w:tcPr>
            <w:tcW w:w="1376" w:type="dxa"/>
          </w:tcPr>
          <w:p w14:paraId="73B30FEB" w14:textId="759663ED"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3776AB53" w14:textId="141228CE"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状态</w:t>
            </w:r>
          </w:p>
        </w:tc>
      </w:tr>
      <w:tr w:rsidR="00E8086D" w:rsidRPr="00E8086D" w14:paraId="113601B6" w14:textId="77777777" w:rsidTr="00706FFC">
        <w:trPr>
          <w:jc w:val="center"/>
        </w:trPr>
        <w:tc>
          <w:tcPr>
            <w:tcW w:w="2074" w:type="dxa"/>
          </w:tcPr>
          <w:p w14:paraId="521F63B8" w14:textId="27373EBE" w:rsidR="00E8086D" w:rsidRPr="00706FFC" w:rsidRDefault="00E8086D" w:rsidP="00E8086D">
            <w:pPr>
              <w:spacing w:line="360" w:lineRule="auto"/>
              <w:jc w:val="center"/>
              <w:rPr>
                <w:rFonts w:ascii="Times New Roman" w:hAnsi="Times New Roman"/>
                <w:szCs w:val="21"/>
              </w:rPr>
            </w:pPr>
            <w:r w:rsidRPr="00706FFC">
              <w:rPr>
                <w:rFonts w:ascii="Times New Roman" w:hAnsi="Times New Roman"/>
                <w:szCs w:val="21"/>
              </w:rPr>
              <w:t>identify</w:t>
            </w:r>
          </w:p>
        </w:tc>
        <w:tc>
          <w:tcPr>
            <w:tcW w:w="2074" w:type="dxa"/>
          </w:tcPr>
          <w:p w14:paraId="194179B7" w14:textId="2A7A97A1"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varchar(255)</w:t>
            </w:r>
          </w:p>
        </w:tc>
        <w:tc>
          <w:tcPr>
            <w:tcW w:w="1376" w:type="dxa"/>
          </w:tcPr>
          <w:p w14:paraId="7FE71C38" w14:textId="25846918"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6032A021" w14:textId="352647AE"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身份</w:t>
            </w:r>
          </w:p>
        </w:tc>
      </w:tr>
      <w:tr w:rsidR="00E8086D" w:rsidRPr="00E8086D" w14:paraId="2D863E0D" w14:textId="77777777" w:rsidTr="00706FFC">
        <w:trPr>
          <w:jc w:val="center"/>
        </w:trPr>
        <w:tc>
          <w:tcPr>
            <w:tcW w:w="2074" w:type="dxa"/>
          </w:tcPr>
          <w:p w14:paraId="04F0F7E1" w14:textId="42F52AE3" w:rsidR="00E8086D" w:rsidRPr="00706FFC" w:rsidRDefault="00E8086D" w:rsidP="00E8086D">
            <w:pPr>
              <w:spacing w:line="360" w:lineRule="auto"/>
              <w:jc w:val="center"/>
              <w:rPr>
                <w:rFonts w:ascii="Times New Roman" w:hAnsi="Times New Roman"/>
                <w:szCs w:val="21"/>
              </w:rPr>
            </w:pPr>
            <w:proofErr w:type="spellStart"/>
            <w:r w:rsidRPr="00706FFC">
              <w:rPr>
                <w:rFonts w:ascii="Times New Roman" w:hAnsi="Times New Roman"/>
                <w:szCs w:val="21"/>
              </w:rPr>
              <w:t>create_time</w:t>
            </w:r>
            <w:proofErr w:type="spellEnd"/>
          </w:p>
        </w:tc>
        <w:tc>
          <w:tcPr>
            <w:tcW w:w="2074" w:type="dxa"/>
          </w:tcPr>
          <w:p w14:paraId="2B623055" w14:textId="37A07147" w:rsidR="00E8086D" w:rsidRPr="00E8086D" w:rsidRDefault="00E8086D" w:rsidP="00E8086D">
            <w:pPr>
              <w:spacing w:line="360" w:lineRule="auto"/>
              <w:jc w:val="center"/>
              <w:rPr>
                <w:rFonts w:ascii="Times New Roman" w:hAnsi="Times New Roman"/>
                <w:szCs w:val="21"/>
              </w:rPr>
            </w:pPr>
            <w:r>
              <w:rPr>
                <w:rFonts w:ascii="Times New Roman" w:hAnsi="Times New Roman" w:hint="eastAsia"/>
                <w:szCs w:val="21"/>
              </w:rPr>
              <w:t>t</w:t>
            </w:r>
            <w:r>
              <w:rPr>
                <w:rFonts w:ascii="Times New Roman" w:hAnsi="Times New Roman"/>
                <w:szCs w:val="21"/>
              </w:rPr>
              <w:t>imestamp</w:t>
            </w:r>
          </w:p>
        </w:tc>
        <w:tc>
          <w:tcPr>
            <w:tcW w:w="1376" w:type="dxa"/>
          </w:tcPr>
          <w:p w14:paraId="70E4EC31" w14:textId="63C08A12"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1946004D" w14:textId="6E84DC48"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创建时间</w:t>
            </w:r>
          </w:p>
        </w:tc>
      </w:tr>
      <w:tr w:rsidR="00E8086D" w:rsidRPr="00E8086D" w14:paraId="3549AD04" w14:textId="77777777" w:rsidTr="00706FFC">
        <w:trPr>
          <w:jc w:val="center"/>
        </w:trPr>
        <w:tc>
          <w:tcPr>
            <w:tcW w:w="2074" w:type="dxa"/>
          </w:tcPr>
          <w:p w14:paraId="183348F4" w14:textId="6DF9BD77" w:rsidR="00E8086D" w:rsidRPr="00706FFC" w:rsidRDefault="00E8086D" w:rsidP="00E8086D">
            <w:pPr>
              <w:spacing w:line="360" w:lineRule="auto"/>
              <w:jc w:val="center"/>
              <w:rPr>
                <w:rFonts w:ascii="Times New Roman" w:hAnsi="Times New Roman"/>
                <w:szCs w:val="21"/>
              </w:rPr>
            </w:pPr>
            <w:proofErr w:type="spellStart"/>
            <w:r w:rsidRPr="00706FFC">
              <w:rPr>
                <w:rFonts w:ascii="Times New Roman" w:hAnsi="Times New Roman"/>
                <w:szCs w:val="21"/>
              </w:rPr>
              <w:t>avatar_path</w:t>
            </w:r>
            <w:proofErr w:type="spellEnd"/>
          </w:p>
        </w:tc>
        <w:tc>
          <w:tcPr>
            <w:tcW w:w="2074" w:type="dxa"/>
          </w:tcPr>
          <w:p w14:paraId="02827D0E" w14:textId="6F8A641E" w:rsidR="00E8086D" w:rsidRPr="00E8086D" w:rsidRDefault="00E8086D" w:rsidP="00E8086D">
            <w:pPr>
              <w:spacing w:line="360" w:lineRule="auto"/>
              <w:jc w:val="center"/>
              <w:rPr>
                <w:rFonts w:ascii="Times New Roman" w:hAnsi="Times New Roman"/>
                <w:szCs w:val="21"/>
              </w:rPr>
            </w:pPr>
            <w:r w:rsidRPr="00E8086D">
              <w:rPr>
                <w:rFonts w:ascii="Times New Roman" w:hAnsi="Times New Roman"/>
                <w:szCs w:val="21"/>
              </w:rPr>
              <w:t>varchar(255)</w:t>
            </w:r>
          </w:p>
        </w:tc>
        <w:tc>
          <w:tcPr>
            <w:tcW w:w="1376" w:type="dxa"/>
          </w:tcPr>
          <w:p w14:paraId="63042F57" w14:textId="6C7DB1E6"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329911B9" w14:textId="778EECD1"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头像路径</w:t>
            </w:r>
          </w:p>
        </w:tc>
      </w:tr>
      <w:tr w:rsidR="00E8086D" w:rsidRPr="00E8086D" w14:paraId="7AE9E1A7" w14:textId="77777777" w:rsidTr="00706FFC">
        <w:trPr>
          <w:jc w:val="center"/>
        </w:trPr>
        <w:tc>
          <w:tcPr>
            <w:tcW w:w="2074" w:type="dxa"/>
          </w:tcPr>
          <w:p w14:paraId="41C60C70" w14:textId="393770CE" w:rsidR="00E8086D" w:rsidRPr="00706FFC" w:rsidRDefault="00E8086D" w:rsidP="00E8086D">
            <w:pPr>
              <w:spacing w:line="360" w:lineRule="auto"/>
              <w:jc w:val="center"/>
              <w:rPr>
                <w:rFonts w:ascii="Times New Roman" w:hAnsi="Times New Roman"/>
                <w:szCs w:val="21"/>
              </w:rPr>
            </w:pPr>
            <w:proofErr w:type="spellStart"/>
            <w:r w:rsidRPr="00706FFC">
              <w:rPr>
                <w:rFonts w:ascii="Times New Roman" w:hAnsi="Times New Roman"/>
                <w:szCs w:val="21"/>
              </w:rPr>
              <w:t>article_count</w:t>
            </w:r>
            <w:proofErr w:type="spellEnd"/>
          </w:p>
        </w:tc>
        <w:tc>
          <w:tcPr>
            <w:tcW w:w="2074" w:type="dxa"/>
          </w:tcPr>
          <w:p w14:paraId="65D7EECA" w14:textId="08FD0F9E" w:rsidR="00E8086D" w:rsidRPr="00E8086D" w:rsidRDefault="00706FFC" w:rsidP="00E8086D">
            <w:pPr>
              <w:spacing w:line="360" w:lineRule="auto"/>
              <w:jc w:val="center"/>
              <w:rPr>
                <w:rFonts w:ascii="Times New Roman" w:hAnsi="Times New Roman"/>
                <w:szCs w:val="21"/>
              </w:rPr>
            </w:pPr>
            <w:r w:rsidRPr="00E8086D">
              <w:rPr>
                <w:rFonts w:ascii="Times New Roman" w:hAnsi="Times New Roman"/>
                <w:szCs w:val="21"/>
              </w:rPr>
              <w:t>int(11)</w:t>
            </w:r>
          </w:p>
        </w:tc>
        <w:tc>
          <w:tcPr>
            <w:tcW w:w="1376" w:type="dxa"/>
          </w:tcPr>
          <w:p w14:paraId="27F0ADE0" w14:textId="2D1EAAD5"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574B32D4" w14:textId="3B6EE1E5"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发表文章数量</w:t>
            </w:r>
          </w:p>
        </w:tc>
      </w:tr>
      <w:tr w:rsidR="00E8086D" w:rsidRPr="00E8086D" w14:paraId="26D33BFE" w14:textId="77777777" w:rsidTr="00706FFC">
        <w:trPr>
          <w:jc w:val="center"/>
        </w:trPr>
        <w:tc>
          <w:tcPr>
            <w:tcW w:w="2074" w:type="dxa"/>
          </w:tcPr>
          <w:p w14:paraId="6D4F8640" w14:textId="0F745525" w:rsidR="00E8086D" w:rsidRPr="00706FFC" w:rsidRDefault="00E8086D" w:rsidP="00E8086D">
            <w:pPr>
              <w:spacing w:line="360" w:lineRule="auto"/>
              <w:jc w:val="center"/>
              <w:rPr>
                <w:rFonts w:ascii="Times New Roman" w:hAnsi="Times New Roman"/>
                <w:szCs w:val="21"/>
              </w:rPr>
            </w:pPr>
            <w:proofErr w:type="spellStart"/>
            <w:r w:rsidRPr="00706FFC">
              <w:rPr>
                <w:rFonts w:ascii="Times New Roman" w:hAnsi="Times New Roman"/>
                <w:szCs w:val="21"/>
              </w:rPr>
              <w:t>like_count</w:t>
            </w:r>
            <w:proofErr w:type="spellEnd"/>
          </w:p>
        </w:tc>
        <w:tc>
          <w:tcPr>
            <w:tcW w:w="2074" w:type="dxa"/>
          </w:tcPr>
          <w:p w14:paraId="1EDE2E4D" w14:textId="74DE9B40" w:rsidR="00E8086D" w:rsidRPr="00E8086D" w:rsidRDefault="00706FFC" w:rsidP="00E8086D">
            <w:pPr>
              <w:spacing w:line="360" w:lineRule="auto"/>
              <w:jc w:val="center"/>
              <w:rPr>
                <w:rFonts w:ascii="Times New Roman" w:hAnsi="Times New Roman"/>
                <w:szCs w:val="21"/>
              </w:rPr>
            </w:pPr>
            <w:r w:rsidRPr="00E8086D">
              <w:rPr>
                <w:rFonts w:ascii="Times New Roman" w:hAnsi="Times New Roman"/>
                <w:szCs w:val="21"/>
              </w:rPr>
              <w:t>int(11)</w:t>
            </w:r>
          </w:p>
        </w:tc>
        <w:tc>
          <w:tcPr>
            <w:tcW w:w="1376" w:type="dxa"/>
          </w:tcPr>
          <w:p w14:paraId="4CA30CEC" w14:textId="0C8C84F9"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2633A87B" w14:textId="479A1EA1" w:rsidR="00E8086D" w:rsidRPr="00E8086D" w:rsidRDefault="00706FFC" w:rsidP="00E8086D">
            <w:pPr>
              <w:spacing w:line="360" w:lineRule="auto"/>
              <w:jc w:val="center"/>
              <w:rPr>
                <w:rFonts w:ascii="Times New Roman" w:hAnsi="Times New Roman"/>
                <w:szCs w:val="21"/>
              </w:rPr>
            </w:pPr>
            <w:proofErr w:type="gramStart"/>
            <w:r>
              <w:rPr>
                <w:rFonts w:ascii="Times New Roman" w:hAnsi="Times New Roman" w:hint="eastAsia"/>
                <w:szCs w:val="21"/>
              </w:rPr>
              <w:t>点赞数量</w:t>
            </w:r>
            <w:proofErr w:type="gramEnd"/>
          </w:p>
        </w:tc>
      </w:tr>
      <w:tr w:rsidR="00E8086D" w:rsidRPr="00E8086D" w14:paraId="3233B9D5" w14:textId="77777777" w:rsidTr="00706FFC">
        <w:trPr>
          <w:jc w:val="center"/>
        </w:trPr>
        <w:tc>
          <w:tcPr>
            <w:tcW w:w="2074" w:type="dxa"/>
          </w:tcPr>
          <w:p w14:paraId="2EA200E0" w14:textId="294B239A" w:rsidR="00E8086D" w:rsidRPr="00706FFC" w:rsidRDefault="00E8086D" w:rsidP="00E8086D">
            <w:pPr>
              <w:spacing w:line="360" w:lineRule="auto"/>
              <w:jc w:val="center"/>
              <w:rPr>
                <w:rFonts w:ascii="Times New Roman" w:hAnsi="Times New Roman"/>
                <w:szCs w:val="21"/>
              </w:rPr>
            </w:pPr>
            <w:proofErr w:type="spellStart"/>
            <w:r w:rsidRPr="00706FFC">
              <w:rPr>
                <w:rFonts w:ascii="Times New Roman" w:hAnsi="Times New Roman"/>
                <w:szCs w:val="21"/>
              </w:rPr>
              <w:t>acquired_like_count</w:t>
            </w:r>
            <w:proofErr w:type="spellEnd"/>
          </w:p>
        </w:tc>
        <w:tc>
          <w:tcPr>
            <w:tcW w:w="2074" w:type="dxa"/>
          </w:tcPr>
          <w:p w14:paraId="180864A0" w14:textId="1AF6CC01" w:rsidR="00E8086D" w:rsidRPr="00E8086D" w:rsidRDefault="00706FFC" w:rsidP="00E8086D">
            <w:pPr>
              <w:spacing w:line="360" w:lineRule="auto"/>
              <w:jc w:val="center"/>
              <w:rPr>
                <w:rFonts w:ascii="Times New Roman" w:hAnsi="Times New Roman"/>
                <w:szCs w:val="21"/>
              </w:rPr>
            </w:pPr>
            <w:r w:rsidRPr="00E8086D">
              <w:rPr>
                <w:rFonts w:ascii="Times New Roman" w:hAnsi="Times New Roman"/>
                <w:szCs w:val="21"/>
              </w:rPr>
              <w:t>int(11)</w:t>
            </w:r>
          </w:p>
        </w:tc>
        <w:tc>
          <w:tcPr>
            <w:tcW w:w="1376" w:type="dxa"/>
          </w:tcPr>
          <w:p w14:paraId="1508FA09" w14:textId="05D604E6"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146CEFAF" w14:textId="609A1313"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收到的</w:t>
            </w:r>
            <w:proofErr w:type="gramStart"/>
            <w:r>
              <w:rPr>
                <w:rFonts w:ascii="Times New Roman" w:hAnsi="Times New Roman" w:hint="eastAsia"/>
                <w:szCs w:val="21"/>
              </w:rPr>
              <w:t>点赞数</w:t>
            </w:r>
            <w:proofErr w:type="gramEnd"/>
          </w:p>
        </w:tc>
      </w:tr>
      <w:tr w:rsidR="00E8086D" w:rsidRPr="00E8086D" w14:paraId="3ACF14D4" w14:textId="77777777" w:rsidTr="00706FFC">
        <w:trPr>
          <w:jc w:val="center"/>
        </w:trPr>
        <w:tc>
          <w:tcPr>
            <w:tcW w:w="2074" w:type="dxa"/>
          </w:tcPr>
          <w:p w14:paraId="303B8BA9" w14:textId="44B1D72D" w:rsidR="00E8086D" w:rsidRPr="00706FFC" w:rsidRDefault="00E8086D" w:rsidP="00E8086D">
            <w:pPr>
              <w:spacing w:line="360" w:lineRule="auto"/>
              <w:jc w:val="center"/>
              <w:rPr>
                <w:rFonts w:ascii="Times New Roman" w:hAnsi="Times New Roman"/>
                <w:szCs w:val="21"/>
              </w:rPr>
            </w:pPr>
            <w:proofErr w:type="spellStart"/>
            <w:r w:rsidRPr="00706FFC">
              <w:rPr>
                <w:rFonts w:ascii="Times New Roman" w:hAnsi="Times New Roman"/>
                <w:szCs w:val="21"/>
              </w:rPr>
              <w:t>active_time</w:t>
            </w:r>
            <w:proofErr w:type="spellEnd"/>
          </w:p>
        </w:tc>
        <w:tc>
          <w:tcPr>
            <w:tcW w:w="2074" w:type="dxa"/>
          </w:tcPr>
          <w:p w14:paraId="77699F0B" w14:textId="043142D0"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t</w:t>
            </w:r>
            <w:r>
              <w:rPr>
                <w:rFonts w:ascii="Times New Roman" w:hAnsi="Times New Roman"/>
                <w:szCs w:val="21"/>
              </w:rPr>
              <w:t>imestamp</w:t>
            </w:r>
          </w:p>
        </w:tc>
        <w:tc>
          <w:tcPr>
            <w:tcW w:w="1376" w:type="dxa"/>
          </w:tcPr>
          <w:p w14:paraId="2A07623B" w14:textId="7E86A71F"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N</w:t>
            </w:r>
          </w:p>
        </w:tc>
        <w:tc>
          <w:tcPr>
            <w:tcW w:w="2772" w:type="dxa"/>
          </w:tcPr>
          <w:p w14:paraId="78504760" w14:textId="6FEE70A2" w:rsidR="00E8086D" w:rsidRPr="00E8086D" w:rsidRDefault="00706FFC" w:rsidP="00E8086D">
            <w:pPr>
              <w:spacing w:line="360" w:lineRule="auto"/>
              <w:jc w:val="center"/>
              <w:rPr>
                <w:rFonts w:ascii="Times New Roman" w:hAnsi="Times New Roman"/>
                <w:szCs w:val="21"/>
              </w:rPr>
            </w:pPr>
            <w:r>
              <w:rPr>
                <w:rFonts w:ascii="Times New Roman" w:hAnsi="Times New Roman" w:hint="eastAsia"/>
                <w:szCs w:val="21"/>
              </w:rPr>
              <w:t>最后活跃时间</w:t>
            </w:r>
          </w:p>
        </w:tc>
      </w:tr>
    </w:tbl>
    <w:p w14:paraId="3C274AB9" w14:textId="4A6A7E43" w:rsidR="00706FFC" w:rsidRDefault="00706FFC" w:rsidP="00706FFC">
      <w:pPr>
        <w:spacing w:line="360" w:lineRule="auto"/>
        <w:rPr>
          <w:rFonts w:ascii="Times New Roman" w:hAnsi="Times New Roman"/>
          <w:sz w:val="24"/>
          <w:szCs w:val="24"/>
        </w:rPr>
      </w:pPr>
    </w:p>
    <w:p w14:paraId="4932D787" w14:textId="5C657ADD" w:rsidR="00706FFC" w:rsidRDefault="00706FFC" w:rsidP="00706FFC">
      <w:pPr>
        <w:spacing w:line="360" w:lineRule="auto"/>
        <w:ind w:firstLine="42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、文章表（</w:t>
      </w:r>
      <w:r>
        <w:rPr>
          <w:rFonts w:ascii="Times New Roman" w:hAnsi="Times New Roman"/>
          <w:sz w:val="24"/>
          <w:szCs w:val="24"/>
        </w:rPr>
        <w:t>article</w:t>
      </w:r>
      <w:r>
        <w:rPr>
          <w:rFonts w:ascii="Times New Roman" w:hAnsi="Times New Roman" w:hint="eastAsia"/>
          <w:sz w:val="24"/>
          <w:szCs w:val="24"/>
        </w:rPr>
        <w:t>）：该表用来存放文章的各种信息，比如标题、内容、发表用户的</w:t>
      </w:r>
      <w:r>
        <w:rPr>
          <w:rFonts w:ascii="Times New Roman" w:hAnsi="Times New Roman" w:hint="eastAsia"/>
          <w:sz w:val="24"/>
          <w:szCs w:val="24"/>
        </w:rPr>
        <w:t>ID</w:t>
      </w:r>
      <w:r>
        <w:rPr>
          <w:rFonts w:ascii="Times New Roman" w:hAnsi="Times New Roman" w:hint="eastAsia"/>
          <w:sz w:val="24"/>
          <w:szCs w:val="24"/>
        </w:rPr>
        <w:t>、发布时间、文章类型等。</w:t>
      </w:r>
    </w:p>
    <w:p w14:paraId="3E833D38" w14:textId="3AA235D1" w:rsidR="00706FFC" w:rsidRPr="00E8086D" w:rsidRDefault="00706FFC" w:rsidP="00706FFC">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w:t>
      </w:r>
      <w:r>
        <w:rPr>
          <w:rFonts w:ascii="Times New Roman" w:eastAsia="黑体" w:hAnsi="Times New Roman"/>
          <w:szCs w:val="21"/>
        </w:rPr>
        <w:t>2</w:t>
      </w:r>
      <w:r w:rsidRPr="00600EC4">
        <w:rPr>
          <w:rFonts w:ascii="黑体" w:eastAsia="黑体" w:hAnsi="黑体"/>
          <w:szCs w:val="21"/>
        </w:rPr>
        <w:t xml:space="preserve"> </w:t>
      </w:r>
      <w:r>
        <w:rPr>
          <w:rFonts w:ascii="黑体" w:eastAsia="黑体" w:hAnsi="黑体" w:hint="eastAsia"/>
          <w:szCs w:val="21"/>
        </w:rPr>
        <w:t>文章信息表</w:t>
      </w:r>
      <w:r w:rsidRPr="00675E5D">
        <w:rPr>
          <w:rFonts w:ascii="Times New Roman" w:eastAsia="黑体" w:hAnsi="Times New Roman"/>
          <w:szCs w:val="21"/>
        </w:rPr>
        <w:t>（</w:t>
      </w:r>
      <w:r w:rsidRPr="00675E5D">
        <w:rPr>
          <w:rFonts w:ascii="Times New Roman" w:eastAsia="黑体" w:hAnsi="Times New Roman"/>
          <w:szCs w:val="21"/>
        </w:rPr>
        <w:t>article</w:t>
      </w:r>
      <w:r w:rsidRPr="00675E5D">
        <w:rPr>
          <w:rFonts w:ascii="Times New Roman" w:eastAsia="黑体" w:hAnsi="Times New Roman"/>
          <w:szCs w:val="21"/>
        </w:rPr>
        <w:t>）</w:t>
      </w:r>
    </w:p>
    <w:tbl>
      <w:tblPr>
        <w:tblStyle w:val="aa"/>
        <w:tblW w:w="0" w:type="auto"/>
        <w:jc w:val="center"/>
        <w:tblLook w:val="04A0" w:firstRow="1" w:lastRow="0" w:firstColumn="1" w:lastColumn="0" w:noHBand="0" w:noVBand="1"/>
      </w:tblPr>
      <w:tblGrid>
        <w:gridCol w:w="2200"/>
        <w:gridCol w:w="2049"/>
        <w:gridCol w:w="1133"/>
        <w:gridCol w:w="2914"/>
      </w:tblGrid>
      <w:tr w:rsidR="00706FFC" w:rsidRPr="00E8086D" w14:paraId="58AFC694" w14:textId="77777777" w:rsidTr="00706FFC">
        <w:trPr>
          <w:jc w:val="center"/>
        </w:trPr>
        <w:tc>
          <w:tcPr>
            <w:tcW w:w="2200" w:type="dxa"/>
          </w:tcPr>
          <w:p w14:paraId="4BD06BC1" w14:textId="77777777" w:rsidR="00706FFC" w:rsidRPr="00E8086D" w:rsidRDefault="00706FFC" w:rsidP="007C665B">
            <w:pPr>
              <w:spacing w:line="360" w:lineRule="auto"/>
              <w:jc w:val="center"/>
              <w:rPr>
                <w:rFonts w:ascii="Times New Roman" w:hAnsi="Times New Roman"/>
                <w:szCs w:val="21"/>
              </w:rPr>
            </w:pPr>
            <w:r w:rsidRPr="00E8086D">
              <w:rPr>
                <w:rFonts w:ascii="Times New Roman" w:hAnsi="Times New Roman"/>
                <w:szCs w:val="21"/>
              </w:rPr>
              <w:t>字段名</w:t>
            </w:r>
          </w:p>
        </w:tc>
        <w:tc>
          <w:tcPr>
            <w:tcW w:w="2049" w:type="dxa"/>
          </w:tcPr>
          <w:p w14:paraId="15C29FDC" w14:textId="77777777" w:rsidR="00706FFC" w:rsidRPr="00E8086D" w:rsidRDefault="00706FFC" w:rsidP="007C665B">
            <w:pPr>
              <w:spacing w:line="360" w:lineRule="auto"/>
              <w:jc w:val="center"/>
              <w:rPr>
                <w:rFonts w:ascii="Times New Roman" w:hAnsi="Times New Roman"/>
                <w:szCs w:val="21"/>
              </w:rPr>
            </w:pPr>
            <w:r>
              <w:rPr>
                <w:rFonts w:ascii="Times New Roman" w:hAnsi="Times New Roman" w:hint="eastAsia"/>
                <w:szCs w:val="21"/>
              </w:rPr>
              <w:t>数据结构</w:t>
            </w:r>
          </w:p>
        </w:tc>
        <w:tc>
          <w:tcPr>
            <w:tcW w:w="1133" w:type="dxa"/>
          </w:tcPr>
          <w:p w14:paraId="667B7F1B" w14:textId="77777777" w:rsidR="00706FFC" w:rsidRPr="00E8086D" w:rsidRDefault="00706FFC" w:rsidP="007C665B">
            <w:pPr>
              <w:spacing w:line="360" w:lineRule="auto"/>
              <w:jc w:val="center"/>
              <w:rPr>
                <w:rFonts w:ascii="Times New Roman" w:hAnsi="Times New Roman"/>
                <w:szCs w:val="21"/>
              </w:rPr>
            </w:pPr>
            <w:r>
              <w:rPr>
                <w:rFonts w:ascii="Times New Roman" w:hAnsi="Times New Roman" w:hint="eastAsia"/>
                <w:szCs w:val="21"/>
              </w:rPr>
              <w:t>主键</w:t>
            </w:r>
          </w:p>
        </w:tc>
        <w:tc>
          <w:tcPr>
            <w:tcW w:w="2914" w:type="dxa"/>
          </w:tcPr>
          <w:p w14:paraId="2AC813E3" w14:textId="77777777" w:rsidR="00706FFC" w:rsidRPr="00E8086D" w:rsidRDefault="00706FFC" w:rsidP="007C665B">
            <w:pPr>
              <w:spacing w:line="360" w:lineRule="auto"/>
              <w:jc w:val="center"/>
              <w:rPr>
                <w:rFonts w:ascii="Times New Roman" w:hAnsi="Times New Roman"/>
                <w:szCs w:val="21"/>
              </w:rPr>
            </w:pPr>
            <w:r>
              <w:rPr>
                <w:rFonts w:ascii="Times New Roman" w:hAnsi="Times New Roman" w:hint="eastAsia"/>
                <w:szCs w:val="21"/>
              </w:rPr>
              <w:t>备注</w:t>
            </w:r>
          </w:p>
        </w:tc>
      </w:tr>
      <w:tr w:rsidR="00706FFC" w:rsidRPr="00E8086D" w14:paraId="44C957A0" w14:textId="77777777" w:rsidTr="00706FFC">
        <w:trPr>
          <w:jc w:val="center"/>
        </w:trPr>
        <w:tc>
          <w:tcPr>
            <w:tcW w:w="2200" w:type="dxa"/>
          </w:tcPr>
          <w:p w14:paraId="6A61F0CF" w14:textId="07BDA772"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article_id</w:t>
            </w:r>
            <w:proofErr w:type="spellEnd"/>
          </w:p>
        </w:tc>
        <w:tc>
          <w:tcPr>
            <w:tcW w:w="2049" w:type="dxa"/>
          </w:tcPr>
          <w:p w14:paraId="4A601542" w14:textId="77777777"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int(11)</w:t>
            </w:r>
          </w:p>
        </w:tc>
        <w:tc>
          <w:tcPr>
            <w:tcW w:w="1133" w:type="dxa"/>
          </w:tcPr>
          <w:p w14:paraId="631C5992"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Y</w:t>
            </w:r>
          </w:p>
        </w:tc>
        <w:tc>
          <w:tcPr>
            <w:tcW w:w="2914" w:type="dxa"/>
          </w:tcPr>
          <w:p w14:paraId="51A512A6" w14:textId="0778928D"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w:t>
            </w:r>
            <w:r>
              <w:rPr>
                <w:rFonts w:ascii="Times New Roman" w:hAnsi="Times New Roman" w:hint="eastAsia"/>
                <w:szCs w:val="21"/>
              </w:rPr>
              <w:t>id</w:t>
            </w:r>
            <w:r>
              <w:rPr>
                <w:rFonts w:ascii="Times New Roman" w:hAnsi="Times New Roman" w:hint="eastAsia"/>
                <w:szCs w:val="21"/>
              </w:rPr>
              <w:t>，主键</w:t>
            </w:r>
          </w:p>
        </w:tc>
      </w:tr>
      <w:tr w:rsidR="00706FFC" w:rsidRPr="00E8086D" w14:paraId="060674B3" w14:textId="77777777" w:rsidTr="00706FFC">
        <w:trPr>
          <w:jc w:val="center"/>
        </w:trPr>
        <w:tc>
          <w:tcPr>
            <w:tcW w:w="2200" w:type="dxa"/>
          </w:tcPr>
          <w:p w14:paraId="7B336F7C" w14:textId="1176886B"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article_title</w:t>
            </w:r>
            <w:proofErr w:type="spellEnd"/>
          </w:p>
        </w:tc>
        <w:tc>
          <w:tcPr>
            <w:tcW w:w="2049" w:type="dxa"/>
          </w:tcPr>
          <w:p w14:paraId="7F48EA7E" w14:textId="25F8E342" w:rsidR="00706FFC" w:rsidRPr="00E8086D" w:rsidRDefault="00706FFC" w:rsidP="00706FFC">
            <w:pPr>
              <w:spacing w:line="360" w:lineRule="auto"/>
              <w:jc w:val="center"/>
              <w:rPr>
                <w:rFonts w:ascii="Times New Roman" w:hAnsi="Times New Roman"/>
                <w:szCs w:val="21"/>
              </w:rPr>
            </w:pPr>
            <w:r>
              <w:rPr>
                <w:rFonts w:ascii="Times New Roman" w:hAnsi="Times New Roman"/>
                <w:szCs w:val="21"/>
              </w:rPr>
              <w:t>text</w:t>
            </w:r>
          </w:p>
        </w:tc>
        <w:tc>
          <w:tcPr>
            <w:tcW w:w="1133" w:type="dxa"/>
          </w:tcPr>
          <w:p w14:paraId="2B58ED1E"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0D8D6FCB" w14:textId="3460086C"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文章标题</w:t>
            </w:r>
          </w:p>
        </w:tc>
      </w:tr>
      <w:tr w:rsidR="00706FFC" w:rsidRPr="00E8086D" w14:paraId="1E222FB0" w14:textId="77777777" w:rsidTr="00706FFC">
        <w:trPr>
          <w:jc w:val="center"/>
        </w:trPr>
        <w:tc>
          <w:tcPr>
            <w:tcW w:w="2200" w:type="dxa"/>
          </w:tcPr>
          <w:p w14:paraId="40B7A21D" w14:textId="6952B759"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article_md_content</w:t>
            </w:r>
            <w:proofErr w:type="spellEnd"/>
          </w:p>
        </w:tc>
        <w:tc>
          <w:tcPr>
            <w:tcW w:w="2049" w:type="dxa"/>
          </w:tcPr>
          <w:p w14:paraId="5FD2F705" w14:textId="213E22B9" w:rsidR="00706FFC" w:rsidRPr="00E8086D" w:rsidRDefault="00706FFC" w:rsidP="00706FFC">
            <w:pPr>
              <w:spacing w:line="360" w:lineRule="auto"/>
              <w:jc w:val="center"/>
              <w:rPr>
                <w:rFonts w:ascii="Times New Roman" w:hAnsi="Times New Roman"/>
                <w:szCs w:val="21"/>
              </w:rPr>
            </w:pPr>
            <w:proofErr w:type="spellStart"/>
            <w:r>
              <w:rPr>
                <w:rFonts w:ascii="Times New Roman" w:hAnsi="Times New Roman"/>
                <w:szCs w:val="21"/>
              </w:rPr>
              <w:t>longtext</w:t>
            </w:r>
            <w:proofErr w:type="spellEnd"/>
          </w:p>
        </w:tc>
        <w:tc>
          <w:tcPr>
            <w:tcW w:w="1133" w:type="dxa"/>
          </w:tcPr>
          <w:p w14:paraId="3B5B5568"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39E84169" w14:textId="351C4838" w:rsidR="00706FFC" w:rsidRPr="00E8086D" w:rsidRDefault="00706FFC" w:rsidP="00706FFC">
            <w:pPr>
              <w:spacing w:line="360" w:lineRule="auto"/>
              <w:jc w:val="center"/>
              <w:rPr>
                <w:rFonts w:ascii="Times New Roman" w:hAnsi="Times New Roman"/>
                <w:szCs w:val="21"/>
              </w:rPr>
            </w:pPr>
            <w:proofErr w:type="spellStart"/>
            <w:r>
              <w:rPr>
                <w:rFonts w:ascii="Times New Roman" w:hAnsi="Times New Roman" w:hint="eastAsia"/>
                <w:szCs w:val="21"/>
              </w:rPr>
              <w:t>MarkDown</w:t>
            </w:r>
            <w:proofErr w:type="spellEnd"/>
            <w:r>
              <w:rPr>
                <w:rFonts w:ascii="Times New Roman" w:hAnsi="Times New Roman" w:hint="eastAsia"/>
                <w:szCs w:val="21"/>
              </w:rPr>
              <w:t>格式的文章内容</w:t>
            </w:r>
          </w:p>
        </w:tc>
      </w:tr>
      <w:tr w:rsidR="00706FFC" w:rsidRPr="00E8086D" w14:paraId="122AB86C" w14:textId="77777777" w:rsidTr="00706FFC">
        <w:trPr>
          <w:jc w:val="center"/>
        </w:trPr>
        <w:tc>
          <w:tcPr>
            <w:tcW w:w="2200" w:type="dxa"/>
          </w:tcPr>
          <w:p w14:paraId="208C44E9" w14:textId="2375C0A4"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article_html_content</w:t>
            </w:r>
            <w:proofErr w:type="spellEnd"/>
          </w:p>
        </w:tc>
        <w:tc>
          <w:tcPr>
            <w:tcW w:w="2049" w:type="dxa"/>
          </w:tcPr>
          <w:p w14:paraId="403C6D8B" w14:textId="78318266" w:rsidR="00706FFC" w:rsidRPr="00E8086D" w:rsidRDefault="00706FFC" w:rsidP="00706FFC">
            <w:pPr>
              <w:spacing w:line="360" w:lineRule="auto"/>
              <w:jc w:val="center"/>
              <w:rPr>
                <w:rFonts w:ascii="Times New Roman" w:hAnsi="Times New Roman"/>
                <w:szCs w:val="21"/>
              </w:rPr>
            </w:pPr>
            <w:proofErr w:type="spellStart"/>
            <w:r>
              <w:rPr>
                <w:rFonts w:ascii="Times New Roman" w:hAnsi="Times New Roman"/>
                <w:szCs w:val="21"/>
              </w:rPr>
              <w:t>longtext</w:t>
            </w:r>
            <w:proofErr w:type="spellEnd"/>
          </w:p>
        </w:tc>
        <w:tc>
          <w:tcPr>
            <w:tcW w:w="1133" w:type="dxa"/>
          </w:tcPr>
          <w:p w14:paraId="69435199"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569E4E32" w14:textId="2BE2559E"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HTML</w:t>
            </w:r>
            <w:r>
              <w:rPr>
                <w:rFonts w:ascii="Times New Roman" w:hAnsi="Times New Roman" w:hint="eastAsia"/>
                <w:szCs w:val="21"/>
              </w:rPr>
              <w:t>格式的文章内容</w:t>
            </w:r>
          </w:p>
        </w:tc>
      </w:tr>
      <w:tr w:rsidR="00706FFC" w:rsidRPr="00E8086D" w14:paraId="5BDC1BED" w14:textId="77777777" w:rsidTr="00706FFC">
        <w:trPr>
          <w:jc w:val="center"/>
        </w:trPr>
        <w:tc>
          <w:tcPr>
            <w:tcW w:w="2200" w:type="dxa"/>
          </w:tcPr>
          <w:p w14:paraId="0BF1BC10" w14:textId="083A6009"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article_create_time</w:t>
            </w:r>
            <w:proofErr w:type="spellEnd"/>
          </w:p>
        </w:tc>
        <w:tc>
          <w:tcPr>
            <w:tcW w:w="2049" w:type="dxa"/>
          </w:tcPr>
          <w:p w14:paraId="53C86776" w14:textId="5B5F7993"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t</w:t>
            </w:r>
            <w:r>
              <w:rPr>
                <w:rFonts w:ascii="Times New Roman" w:hAnsi="Times New Roman"/>
                <w:szCs w:val="21"/>
              </w:rPr>
              <w:t>imestamp</w:t>
            </w:r>
          </w:p>
        </w:tc>
        <w:tc>
          <w:tcPr>
            <w:tcW w:w="1133" w:type="dxa"/>
          </w:tcPr>
          <w:p w14:paraId="4A35F5CE"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1323B4CF" w14:textId="3102DF92"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文章发布时间</w:t>
            </w:r>
          </w:p>
        </w:tc>
      </w:tr>
      <w:tr w:rsidR="00706FFC" w:rsidRPr="00E8086D" w14:paraId="23CEAFD8" w14:textId="77777777" w:rsidTr="00706FFC">
        <w:trPr>
          <w:jc w:val="center"/>
        </w:trPr>
        <w:tc>
          <w:tcPr>
            <w:tcW w:w="2200" w:type="dxa"/>
          </w:tcPr>
          <w:p w14:paraId="26282BD1" w14:textId="3370B0AE"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user_id</w:t>
            </w:r>
            <w:proofErr w:type="spellEnd"/>
          </w:p>
        </w:tc>
        <w:tc>
          <w:tcPr>
            <w:tcW w:w="2049" w:type="dxa"/>
          </w:tcPr>
          <w:p w14:paraId="6E25A6CC" w14:textId="1F6EAE9C"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int(11)</w:t>
            </w:r>
          </w:p>
        </w:tc>
        <w:tc>
          <w:tcPr>
            <w:tcW w:w="1133" w:type="dxa"/>
          </w:tcPr>
          <w:p w14:paraId="357CD0F4"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1068E966" w14:textId="1F25394D"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发表文章的用户的</w:t>
            </w:r>
            <w:r>
              <w:rPr>
                <w:rFonts w:ascii="Times New Roman" w:hAnsi="Times New Roman" w:hint="eastAsia"/>
                <w:szCs w:val="21"/>
              </w:rPr>
              <w:t>ID</w:t>
            </w:r>
          </w:p>
        </w:tc>
      </w:tr>
      <w:tr w:rsidR="00706FFC" w:rsidRPr="00E8086D" w14:paraId="19062AFD" w14:textId="77777777" w:rsidTr="00706FFC">
        <w:trPr>
          <w:jc w:val="center"/>
        </w:trPr>
        <w:tc>
          <w:tcPr>
            <w:tcW w:w="2200" w:type="dxa"/>
          </w:tcPr>
          <w:p w14:paraId="4B3CB760" w14:textId="24C54DA8"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article_type</w:t>
            </w:r>
            <w:proofErr w:type="spellEnd"/>
          </w:p>
        </w:tc>
        <w:tc>
          <w:tcPr>
            <w:tcW w:w="2049" w:type="dxa"/>
          </w:tcPr>
          <w:p w14:paraId="7353C9C5" w14:textId="46E38C0A" w:rsidR="00706FFC" w:rsidRPr="00E8086D" w:rsidRDefault="00706FFC" w:rsidP="00706FFC">
            <w:pPr>
              <w:spacing w:line="360" w:lineRule="auto"/>
              <w:jc w:val="center"/>
              <w:rPr>
                <w:rFonts w:ascii="Times New Roman" w:hAnsi="Times New Roman"/>
                <w:szCs w:val="21"/>
              </w:rPr>
            </w:pPr>
            <w:proofErr w:type="spellStart"/>
            <w:r w:rsidRPr="00706FFC">
              <w:rPr>
                <w:rFonts w:ascii="Times New Roman" w:hAnsi="Times New Roman"/>
                <w:szCs w:val="21"/>
              </w:rPr>
              <w:t>enum</w:t>
            </w:r>
            <w:proofErr w:type="spellEnd"/>
          </w:p>
        </w:tc>
        <w:tc>
          <w:tcPr>
            <w:tcW w:w="1133" w:type="dxa"/>
          </w:tcPr>
          <w:p w14:paraId="707079FB"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26049649" w14:textId="41CE039E"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文章类型</w:t>
            </w:r>
          </w:p>
        </w:tc>
      </w:tr>
      <w:tr w:rsidR="00706FFC" w:rsidRPr="00E8086D" w14:paraId="53420EDA" w14:textId="77777777" w:rsidTr="00706FFC">
        <w:trPr>
          <w:jc w:val="center"/>
        </w:trPr>
        <w:tc>
          <w:tcPr>
            <w:tcW w:w="2200" w:type="dxa"/>
          </w:tcPr>
          <w:p w14:paraId="1CABF5CB" w14:textId="14101474"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article_label</w:t>
            </w:r>
            <w:proofErr w:type="spellEnd"/>
          </w:p>
        </w:tc>
        <w:tc>
          <w:tcPr>
            <w:tcW w:w="2049" w:type="dxa"/>
          </w:tcPr>
          <w:p w14:paraId="0C0123F9" w14:textId="77777777"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varchar(255)</w:t>
            </w:r>
          </w:p>
        </w:tc>
        <w:tc>
          <w:tcPr>
            <w:tcW w:w="1133" w:type="dxa"/>
          </w:tcPr>
          <w:p w14:paraId="22CDB5EA"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48C89D29" w14:textId="5BFD862B"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文章标签</w:t>
            </w:r>
          </w:p>
        </w:tc>
      </w:tr>
      <w:tr w:rsidR="00706FFC" w:rsidRPr="00E8086D" w14:paraId="4AE60250" w14:textId="77777777" w:rsidTr="00706FFC">
        <w:trPr>
          <w:jc w:val="center"/>
        </w:trPr>
        <w:tc>
          <w:tcPr>
            <w:tcW w:w="2200" w:type="dxa"/>
          </w:tcPr>
          <w:p w14:paraId="28409CAF" w14:textId="7685A039"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article_views</w:t>
            </w:r>
            <w:proofErr w:type="spellEnd"/>
          </w:p>
        </w:tc>
        <w:tc>
          <w:tcPr>
            <w:tcW w:w="2049" w:type="dxa"/>
          </w:tcPr>
          <w:p w14:paraId="51C7B718" w14:textId="3F75BEC6"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int(11)</w:t>
            </w:r>
          </w:p>
        </w:tc>
        <w:tc>
          <w:tcPr>
            <w:tcW w:w="1133" w:type="dxa"/>
          </w:tcPr>
          <w:p w14:paraId="75C80588"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15892F3D" w14:textId="4385209C"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文章浏览量</w:t>
            </w:r>
          </w:p>
        </w:tc>
      </w:tr>
      <w:tr w:rsidR="00706FFC" w:rsidRPr="00E8086D" w14:paraId="36D0E23C" w14:textId="77777777" w:rsidTr="00706FFC">
        <w:trPr>
          <w:jc w:val="center"/>
        </w:trPr>
        <w:tc>
          <w:tcPr>
            <w:tcW w:w="2200" w:type="dxa"/>
          </w:tcPr>
          <w:p w14:paraId="74F39804" w14:textId="3B07F8B4"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article_comment_count</w:t>
            </w:r>
            <w:proofErr w:type="spellEnd"/>
          </w:p>
        </w:tc>
        <w:tc>
          <w:tcPr>
            <w:tcW w:w="2049" w:type="dxa"/>
          </w:tcPr>
          <w:p w14:paraId="401BD34E" w14:textId="4DB6835B"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int(11)</w:t>
            </w:r>
          </w:p>
        </w:tc>
        <w:tc>
          <w:tcPr>
            <w:tcW w:w="1133" w:type="dxa"/>
          </w:tcPr>
          <w:p w14:paraId="068628F0"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63DD2B3E" w14:textId="2D26586A"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文章评论数</w:t>
            </w:r>
          </w:p>
        </w:tc>
      </w:tr>
      <w:tr w:rsidR="00706FFC" w:rsidRPr="00E8086D" w14:paraId="56E2CB8E" w14:textId="77777777" w:rsidTr="00706FFC">
        <w:trPr>
          <w:jc w:val="center"/>
        </w:trPr>
        <w:tc>
          <w:tcPr>
            <w:tcW w:w="2200" w:type="dxa"/>
          </w:tcPr>
          <w:p w14:paraId="0683E32E" w14:textId="2208ACD6"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article_update_time</w:t>
            </w:r>
            <w:proofErr w:type="spellEnd"/>
          </w:p>
        </w:tc>
        <w:tc>
          <w:tcPr>
            <w:tcW w:w="2049" w:type="dxa"/>
          </w:tcPr>
          <w:p w14:paraId="0CAF04DA" w14:textId="4051AF1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t</w:t>
            </w:r>
            <w:r>
              <w:rPr>
                <w:rFonts w:ascii="Times New Roman" w:hAnsi="Times New Roman"/>
                <w:szCs w:val="21"/>
              </w:rPr>
              <w:t>imestamp</w:t>
            </w:r>
          </w:p>
        </w:tc>
        <w:tc>
          <w:tcPr>
            <w:tcW w:w="1133" w:type="dxa"/>
          </w:tcPr>
          <w:p w14:paraId="3159C7F5"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5C58D4A6" w14:textId="75DE17F3"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最新更新时间</w:t>
            </w:r>
          </w:p>
        </w:tc>
      </w:tr>
      <w:tr w:rsidR="00706FFC" w:rsidRPr="00E8086D" w14:paraId="128FF1AA" w14:textId="77777777" w:rsidTr="00706FFC">
        <w:trPr>
          <w:jc w:val="center"/>
        </w:trPr>
        <w:tc>
          <w:tcPr>
            <w:tcW w:w="2200" w:type="dxa"/>
          </w:tcPr>
          <w:p w14:paraId="55A7EBF7" w14:textId="163BF22B"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article_likes</w:t>
            </w:r>
            <w:proofErr w:type="spellEnd"/>
          </w:p>
        </w:tc>
        <w:tc>
          <w:tcPr>
            <w:tcW w:w="2049" w:type="dxa"/>
          </w:tcPr>
          <w:p w14:paraId="2614335B" w14:textId="63FA9C0D"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int(11)</w:t>
            </w:r>
          </w:p>
        </w:tc>
        <w:tc>
          <w:tcPr>
            <w:tcW w:w="1133" w:type="dxa"/>
          </w:tcPr>
          <w:p w14:paraId="7002EE9E"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3B8904F5" w14:textId="09EC17B4" w:rsidR="00706FFC" w:rsidRPr="00E8086D" w:rsidRDefault="00706FFC" w:rsidP="00706FFC">
            <w:pPr>
              <w:spacing w:line="360" w:lineRule="auto"/>
              <w:jc w:val="center"/>
              <w:rPr>
                <w:rFonts w:ascii="Times New Roman" w:hAnsi="Times New Roman"/>
                <w:szCs w:val="21"/>
              </w:rPr>
            </w:pPr>
            <w:proofErr w:type="gramStart"/>
            <w:r>
              <w:rPr>
                <w:rFonts w:ascii="Times New Roman" w:hAnsi="Times New Roman" w:hint="eastAsia"/>
                <w:szCs w:val="21"/>
              </w:rPr>
              <w:t>点赞量</w:t>
            </w:r>
            <w:proofErr w:type="gramEnd"/>
          </w:p>
        </w:tc>
      </w:tr>
      <w:tr w:rsidR="00706FFC" w:rsidRPr="00E8086D" w14:paraId="0CCC28EE" w14:textId="77777777" w:rsidTr="00706FFC">
        <w:trPr>
          <w:jc w:val="center"/>
        </w:trPr>
        <w:tc>
          <w:tcPr>
            <w:tcW w:w="2200" w:type="dxa"/>
          </w:tcPr>
          <w:p w14:paraId="3736C540" w14:textId="1148D533" w:rsidR="00706FFC" w:rsidRPr="00706FFC" w:rsidRDefault="00706FFC" w:rsidP="00706FFC">
            <w:pPr>
              <w:spacing w:line="360" w:lineRule="auto"/>
              <w:jc w:val="center"/>
              <w:rPr>
                <w:rFonts w:ascii="Times New Roman" w:hAnsi="Times New Roman"/>
                <w:szCs w:val="21"/>
              </w:rPr>
            </w:pPr>
            <w:proofErr w:type="spellStart"/>
            <w:r w:rsidRPr="00706FFC">
              <w:rPr>
                <w:rFonts w:ascii="Times New Roman" w:hAnsi="Times New Roman"/>
              </w:rPr>
              <w:t>article_score</w:t>
            </w:r>
            <w:proofErr w:type="spellEnd"/>
          </w:p>
        </w:tc>
        <w:tc>
          <w:tcPr>
            <w:tcW w:w="2049" w:type="dxa"/>
          </w:tcPr>
          <w:p w14:paraId="4B39EE75" w14:textId="0C13EE78" w:rsidR="00706FFC" w:rsidRPr="00E8086D" w:rsidRDefault="00706FFC" w:rsidP="00706FFC">
            <w:pPr>
              <w:spacing w:line="360" w:lineRule="auto"/>
              <w:jc w:val="center"/>
              <w:rPr>
                <w:rFonts w:ascii="Times New Roman" w:hAnsi="Times New Roman"/>
                <w:szCs w:val="21"/>
              </w:rPr>
            </w:pPr>
            <w:r w:rsidRPr="00E8086D">
              <w:rPr>
                <w:rFonts w:ascii="Times New Roman" w:hAnsi="Times New Roman"/>
                <w:szCs w:val="21"/>
              </w:rPr>
              <w:t>int(11)</w:t>
            </w:r>
          </w:p>
        </w:tc>
        <w:tc>
          <w:tcPr>
            <w:tcW w:w="1133" w:type="dxa"/>
          </w:tcPr>
          <w:p w14:paraId="087DDFEA" w14:textId="7777777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N</w:t>
            </w:r>
          </w:p>
        </w:tc>
        <w:tc>
          <w:tcPr>
            <w:tcW w:w="2914" w:type="dxa"/>
          </w:tcPr>
          <w:p w14:paraId="6003CC94" w14:textId="174565F7" w:rsidR="00706FFC" w:rsidRPr="00E8086D" w:rsidRDefault="00706FFC" w:rsidP="00706FFC">
            <w:pPr>
              <w:spacing w:line="360" w:lineRule="auto"/>
              <w:jc w:val="center"/>
              <w:rPr>
                <w:rFonts w:ascii="Times New Roman" w:hAnsi="Times New Roman"/>
                <w:szCs w:val="21"/>
              </w:rPr>
            </w:pPr>
            <w:r>
              <w:rPr>
                <w:rFonts w:ascii="Times New Roman" w:hAnsi="Times New Roman" w:hint="eastAsia"/>
                <w:szCs w:val="21"/>
              </w:rPr>
              <w:t>文章得分</w:t>
            </w:r>
          </w:p>
        </w:tc>
      </w:tr>
    </w:tbl>
    <w:p w14:paraId="1720C231" w14:textId="11C5DDB3" w:rsidR="00694168" w:rsidRPr="00E8086D" w:rsidRDefault="00694168" w:rsidP="0052629F">
      <w:pPr>
        <w:spacing w:line="360" w:lineRule="auto"/>
        <w:rPr>
          <w:rFonts w:ascii="Times New Roman" w:hAnsi="Times New Roman"/>
          <w:sz w:val="24"/>
          <w:szCs w:val="24"/>
        </w:rPr>
      </w:pPr>
    </w:p>
    <w:p w14:paraId="5AC07569" w14:textId="6D9E4A7E" w:rsidR="00706FFC" w:rsidRDefault="00706FFC" w:rsidP="00706FFC">
      <w:pPr>
        <w:spacing w:line="360" w:lineRule="auto"/>
        <w:ind w:firstLine="42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、评论表（</w:t>
      </w:r>
      <w:r>
        <w:rPr>
          <w:rFonts w:ascii="Times New Roman" w:hAnsi="Times New Roman"/>
          <w:sz w:val="24"/>
          <w:szCs w:val="24"/>
        </w:rPr>
        <w:t>comment</w:t>
      </w:r>
      <w:r>
        <w:rPr>
          <w:rFonts w:ascii="Times New Roman" w:hAnsi="Times New Roman" w:hint="eastAsia"/>
          <w:sz w:val="24"/>
          <w:szCs w:val="24"/>
        </w:rPr>
        <w:t>）：该表用来存放</w:t>
      </w:r>
      <w:r w:rsidR="00260871">
        <w:rPr>
          <w:rFonts w:ascii="Times New Roman" w:hAnsi="Times New Roman" w:hint="eastAsia"/>
          <w:sz w:val="24"/>
          <w:szCs w:val="24"/>
        </w:rPr>
        <w:t>评论</w:t>
      </w:r>
      <w:r>
        <w:rPr>
          <w:rFonts w:ascii="Times New Roman" w:hAnsi="Times New Roman" w:hint="eastAsia"/>
          <w:sz w:val="24"/>
          <w:szCs w:val="24"/>
        </w:rPr>
        <w:t>的各种信息，比如内容、发表用</w:t>
      </w:r>
      <w:r>
        <w:rPr>
          <w:rFonts w:ascii="Times New Roman" w:hAnsi="Times New Roman" w:hint="eastAsia"/>
          <w:sz w:val="24"/>
          <w:szCs w:val="24"/>
        </w:rPr>
        <w:lastRenderedPageBreak/>
        <w:t>户的</w:t>
      </w:r>
      <w:r>
        <w:rPr>
          <w:rFonts w:ascii="Times New Roman" w:hAnsi="Times New Roman" w:hint="eastAsia"/>
          <w:sz w:val="24"/>
          <w:szCs w:val="24"/>
        </w:rPr>
        <w:t>ID</w:t>
      </w:r>
      <w:r>
        <w:rPr>
          <w:rFonts w:ascii="Times New Roman" w:hAnsi="Times New Roman" w:hint="eastAsia"/>
          <w:sz w:val="24"/>
          <w:szCs w:val="24"/>
        </w:rPr>
        <w:t>、</w:t>
      </w:r>
      <w:r w:rsidR="00260871">
        <w:rPr>
          <w:rFonts w:ascii="Times New Roman" w:hAnsi="Times New Roman" w:hint="eastAsia"/>
          <w:sz w:val="24"/>
          <w:szCs w:val="24"/>
        </w:rPr>
        <w:t>父评论的</w:t>
      </w:r>
      <w:r w:rsidR="00260871">
        <w:rPr>
          <w:rFonts w:ascii="Times New Roman" w:hAnsi="Times New Roman" w:hint="eastAsia"/>
          <w:sz w:val="24"/>
          <w:szCs w:val="24"/>
        </w:rPr>
        <w:t>ID</w:t>
      </w:r>
      <w:r w:rsidR="00260871">
        <w:rPr>
          <w:rFonts w:ascii="Times New Roman" w:hAnsi="Times New Roman" w:hint="eastAsia"/>
          <w:sz w:val="24"/>
          <w:szCs w:val="24"/>
        </w:rPr>
        <w:t>、评论的文章的</w:t>
      </w:r>
      <w:r w:rsidR="00260871">
        <w:rPr>
          <w:rFonts w:ascii="Times New Roman" w:hAnsi="Times New Roman" w:hint="eastAsia"/>
          <w:sz w:val="24"/>
          <w:szCs w:val="24"/>
        </w:rPr>
        <w:t>ID</w:t>
      </w:r>
      <w:r>
        <w:rPr>
          <w:rFonts w:ascii="Times New Roman" w:hAnsi="Times New Roman" w:hint="eastAsia"/>
          <w:sz w:val="24"/>
          <w:szCs w:val="24"/>
        </w:rPr>
        <w:t>等。</w:t>
      </w:r>
    </w:p>
    <w:p w14:paraId="246534F5" w14:textId="2A465B42" w:rsidR="00706FFC" w:rsidRPr="00E8086D" w:rsidRDefault="00706FFC" w:rsidP="00706FFC">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w:t>
      </w:r>
      <w:r w:rsidR="00260871">
        <w:rPr>
          <w:rFonts w:ascii="Times New Roman" w:eastAsia="黑体" w:hAnsi="Times New Roman"/>
          <w:szCs w:val="21"/>
        </w:rPr>
        <w:t>3</w:t>
      </w:r>
      <w:r w:rsidRPr="00600EC4">
        <w:rPr>
          <w:rFonts w:ascii="黑体" w:eastAsia="黑体" w:hAnsi="黑体"/>
          <w:szCs w:val="21"/>
        </w:rPr>
        <w:t xml:space="preserve"> </w:t>
      </w:r>
      <w:r w:rsidR="00260871">
        <w:rPr>
          <w:rFonts w:ascii="黑体" w:eastAsia="黑体" w:hAnsi="黑体" w:hint="eastAsia"/>
          <w:szCs w:val="21"/>
        </w:rPr>
        <w:t>评论</w:t>
      </w:r>
      <w:r>
        <w:rPr>
          <w:rFonts w:ascii="黑体" w:eastAsia="黑体" w:hAnsi="黑体" w:hint="eastAsia"/>
          <w:szCs w:val="21"/>
        </w:rPr>
        <w:t>信息表</w:t>
      </w:r>
      <w:r w:rsidRPr="00675E5D">
        <w:rPr>
          <w:rFonts w:ascii="Times New Roman" w:eastAsia="黑体" w:hAnsi="Times New Roman"/>
          <w:szCs w:val="21"/>
        </w:rPr>
        <w:t>（</w:t>
      </w:r>
      <w:r w:rsidR="00260871" w:rsidRPr="00675E5D">
        <w:rPr>
          <w:rFonts w:ascii="Times New Roman" w:eastAsia="黑体" w:hAnsi="Times New Roman"/>
          <w:szCs w:val="21"/>
        </w:rPr>
        <w:t>comment</w:t>
      </w:r>
      <w:r w:rsidRPr="00675E5D">
        <w:rPr>
          <w:rFonts w:ascii="Times New Roman" w:eastAsia="黑体" w:hAnsi="Times New Roman"/>
          <w:szCs w:val="21"/>
        </w:rPr>
        <w:t>）</w:t>
      </w:r>
    </w:p>
    <w:tbl>
      <w:tblPr>
        <w:tblStyle w:val="aa"/>
        <w:tblW w:w="0" w:type="auto"/>
        <w:jc w:val="center"/>
        <w:tblLook w:val="04A0" w:firstRow="1" w:lastRow="0" w:firstColumn="1" w:lastColumn="0" w:noHBand="0" w:noVBand="1"/>
      </w:tblPr>
      <w:tblGrid>
        <w:gridCol w:w="2294"/>
        <w:gridCol w:w="2027"/>
        <w:gridCol w:w="1112"/>
        <w:gridCol w:w="2863"/>
      </w:tblGrid>
      <w:tr w:rsidR="00706FFC" w:rsidRPr="00E8086D" w14:paraId="06E3D6F5" w14:textId="77777777" w:rsidTr="00260871">
        <w:trPr>
          <w:jc w:val="center"/>
        </w:trPr>
        <w:tc>
          <w:tcPr>
            <w:tcW w:w="2294" w:type="dxa"/>
          </w:tcPr>
          <w:p w14:paraId="59AD5F7D" w14:textId="77777777" w:rsidR="00706FFC" w:rsidRPr="00E8086D" w:rsidRDefault="00706FFC" w:rsidP="007C665B">
            <w:pPr>
              <w:spacing w:line="360" w:lineRule="auto"/>
              <w:jc w:val="center"/>
              <w:rPr>
                <w:rFonts w:ascii="Times New Roman" w:hAnsi="Times New Roman"/>
                <w:szCs w:val="21"/>
              </w:rPr>
            </w:pPr>
            <w:r w:rsidRPr="00E8086D">
              <w:rPr>
                <w:rFonts w:ascii="Times New Roman" w:hAnsi="Times New Roman"/>
                <w:szCs w:val="21"/>
              </w:rPr>
              <w:t>字段名</w:t>
            </w:r>
          </w:p>
        </w:tc>
        <w:tc>
          <w:tcPr>
            <w:tcW w:w="2027" w:type="dxa"/>
          </w:tcPr>
          <w:p w14:paraId="6B3518FF" w14:textId="77777777" w:rsidR="00706FFC" w:rsidRPr="00E8086D" w:rsidRDefault="00706FFC" w:rsidP="007C665B">
            <w:pPr>
              <w:spacing w:line="360" w:lineRule="auto"/>
              <w:jc w:val="center"/>
              <w:rPr>
                <w:rFonts w:ascii="Times New Roman" w:hAnsi="Times New Roman"/>
                <w:szCs w:val="21"/>
              </w:rPr>
            </w:pPr>
            <w:r>
              <w:rPr>
                <w:rFonts w:ascii="Times New Roman" w:hAnsi="Times New Roman" w:hint="eastAsia"/>
                <w:szCs w:val="21"/>
              </w:rPr>
              <w:t>数据结构</w:t>
            </w:r>
          </w:p>
        </w:tc>
        <w:tc>
          <w:tcPr>
            <w:tcW w:w="1112" w:type="dxa"/>
          </w:tcPr>
          <w:p w14:paraId="6F0CDFA0" w14:textId="77777777" w:rsidR="00706FFC" w:rsidRPr="00E8086D" w:rsidRDefault="00706FFC" w:rsidP="007C665B">
            <w:pPr>
              <w:spacing w:line="360" w:lineRule="auto"/>
              <w:jc w:val="center"/>
              <w:rPr>
                <w:rFonts w:ascii="Times New Roman" w:hAnsi="Times New Roman"/>
                <w:szCs w:val="21"/>
              </w:rPr>
            </w:pPr>
            <w:r>
              <w:rPr>
                <w:rFonts w:ascii="Times New Roman" w:hAnsi="Times New Roman" w:hint="eastAsia"/>
                <w:szCs w:val="21"/>
              </w:rPr>
              <w:t>主键</w:t>
            </w:r>
          </w:p>
        </w:tc>
        <w:tc>
          <w:tcPr>
            <w:tcW w:w="2863" w:type="dxa"/>
          </w:tcPr>
          <w:p w14:paraId="5BEBFA07" w14:textId="77777777" w:rsidR="00706FFC" w:rsidRPr="00E8086D" w:rsidRDefault="00706FFC" w:rsidP="007C665B">
            <w:pPr>
              <w:spacing w:line="360" w:lineRule="auto"/>
              <w:jc w:val="center"/>
              <w:rPr>
                <w:rFonts w:ascii="Times New Roman" w:hAnsi="Times New Roman"/>
                <w:szCs w:val="21"/>
              </w:rPr>
            </w:pPr>
            <w:r>
              <w:rPr>
                <w:rFonts w:ascii="Times New Roman" w:hAnsi="Times New Roman" w:hint="eastAsia"/>
                <w:szCs w:val="21"/>
              </w:rPr>
              <w:t>备注</w:t>
            </w:r>
          </w:p>
        </w:tc>
      </w:tr>
      <w:tr w:rsidR="00260871" w:rsidRPr="00E8086D" w14:paraId="7F72AB72" w14:textId="77777777" w:rsidTr="00260871">
        <w:trPr>
          <w:jc w:val="center"/>
        </w:trPr>
        <w:tc>
          <w:tcPr>
            <w:tcW w:w="2294" w:type="dxa"/>
          </w:tcPr>
          <w:p w14:paraId="6DBA2482" w14:textId="674E3A6C"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comment_id</w:t>
            </w:r>
            <w:proofErr w:type="spellEnd"/>
          </w:p>
        </w:tc>
        <w:tc>
          <w:tcPr>
            <w:tcW w:w="2027" w:type="dxa"/>
          </w:tcPr>
          <w:p w14:paraId="19176F36" w14:textId="77777777"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33123852"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Y</w:t>
            </w:r>
          </w:p>
        </w:tc>
        <w:tc>
          <w:tcPr>
            <w:tcW w:w="2863" w:type="dxa"/>
          </w:tcPr>
          <w:p w14:paraId="5D076320" w14:textId="70A55D41"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评论</w:t>
            </w:r>
            <w:r>
              <w:rPr>
                <w:rFonts w:ascii="Times New Roman" w:hAnsi="Times New Roman" w:hint="eastAsia"/>
                <w:szCs w:val="21"/>
              </w:rPr>
              <w:t>id</w:t>
            </w:r>
            <w:r>
              <w:rPr>
                <w:rFonts w:ascii="Times New Roman" w:hAnsi="Times New Roman" w:hint="eastAsia"/>
                <w:szCs w:val="21"/>
              </w:rPr>
              <w:t>，主键</w:t>
            </w:r>
          </w:p>
        </w:tc>
      </w:tr>
      <w:tr w:rsidR="00260871" w:rsidRPr="00E8086D" w14:paraId="1A0382E9" w14:textId="77777777" w:rsidTr="00260871">
        <w:trPr>
          <w:jc w:val="center"/>
        </w:trPr>
        <w:tc>
          <w:tcPr>
            <w:tcW w:w="2294" w:type="dxa"/>
          </w:tcPr>
          <w:p w14:paraId="6D283909" w14:textId="6868CB7A"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user_id</w:t>
            </w:r>
            <w:proofErr w:type="spellEnd"/>
          </w:p>
        </w:tc>
        <w:tc>
          <w:tcPr>
            <w:tcW w:w="2027" w:type="dxa"/>
          </w:tcPr>
          <w:p w14:paraId="3B20FB97" w14:textId="078D21F0"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7B60AA4A"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4671E24D" w14:textId="511B189B"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发表评论用户的</w:t>
            </w:r>
            <w:r>
              <w:rPr>
                <w:rFonts w:ascii="Times New Roman" w:hAnsi="Times New Roman" w:hint="eastAsia"/>
                <w:szCs w:val="21"/>
              </w:rPr>
              <w:t>ID</w:t>
            </w:r>
          </w:p>
        </w:tc>
      </w:tr>
      <w:tr w:rsidR="00260871" w:rsidRPr="00E8086D" w14:paraId="1185F435" w14:textId="77777777" w:rsidTr="00260871">
        <w:trPr>
          <w:jc w:val="center"/>
        </w:trPr>
        <w:tc>
          <w:tcPr>
            <w:tcW w:w="2294" w:type="dxa"/>
          </w:tcPr>
          <w:p w14:paraId="13C1DD71" w14:textId="632FC112"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article_id</w:t>
            </w:r>
            <w:proofErr w:type="spellEnd"/>
          </w:p>
        </w:tc>
        <w:tc>
          <w:tcPr>
            <w:tcW w:w="2027" w:type="dxa"/>
          </w:tcPr>
          <w:p w14:paraId="0F5905C1" w14:textId="1DAD2F85"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653E7E73"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2985EA9B" w14:textId="40E5781C"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评论的文章的</w:t>
            </w:r>
            <w:r>
              <w:rPr>
                <w:rFonts w:ascii="Times New Roman" w:hAnsi="Times New Roman" w:hint="eastAsia"/>
                <w:szCs w:val="21"/>
              </w:rPr>
              <w:t>ID</w:t>
            </w:r>
          </w:p>
        </w:tc>
      </w:tr>
      <w:tr w:rsidR="00260871" w:rsidRPr="00E8086D" w14:paraId="25A1F992" w14:textId="77777777" w:rsidTr="00260871">
        <w:trPr>
          <w:jc w:val="center"/>
        </w:trPr>
        <w:tc>
          <w:tcPr>
            <w:tcW w:w="2294" w:type="dxa"/>
          </w:tcPr>
          <w:p w14:paraId="5AF65C0F" w14:textId="631F7665"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comment_parent_id</w:t>
            </w:r>
            <w:proofErr w:type="spellEnd"/>
          </w:p>
        </w:tc>
        <w:tc>
          <w:tcPr>
            <w:tcW w:w="2027" w:type="dxa"/>
          </w:tcPr>
          <w:p w14:paraId="38369E3D" w14:textId="0EB48042"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22616E7E"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0ED89392" w14:textId="42FAF1FF"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父评论的</w:t>
            </w:r>
            <w:r>
              <w:rPr>
                <w:rFonts w:ascii="Times New Roman" w:hAnsi="Times New Roman" w:hint="eastAsia"/>
                <w:szCs w:val="21"/>
              </w:rPr>
              <w:t>ID</w:t>
            </w:r>
          </w:p>
        </w:tc>
      </w:tr>
      <w:tr w:rsidR="00260871" w:rsidRPr="00E8086D" w14:paraId="465BFE1B" w14:textId="77777777" w:rsidTr="00260871">
        <w:trPr>
          <w:jc w:val="center"/>
        </w:trPr>
        <w:tc>
          <w:tcPr>
            <w:tcW w:w="2294" w:type="dxa"/>
          </w:tcPr>
          <w:p w14:paraId="51F00BFD" w14:textId="366DE395"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comment_md_content</w:t>
            </w:r>
            <w:proofErr w:type="spellEnd"/>
          </w:p>
        </w:tc>
        <w:tc>
          <w:tcPr>
            <w:tcW w:w="2027" w:type="dxa"/>
          </w:tcPr>
          <w:p w14:paraId="0108BA5D" w14:textId="435E58CA" w:rsidR="00260871" w:rsidRPr="00E8086D" w:rsidRDefault="00260871" w:rsidP="00260871">
            <w:pPr>
              <w:spacing w:line="360" w:lineRule="auto"/>
              <w:jc w:val="center"/>
              <w:rPr>
                <w:rFonts w:ascii="Times New Roman" w:hAnsi="Times New Roman"/>
                <w:szCs w:val="21"/>
              </w:rPr>
            </w:pPr>
            <w:r>
              <w:rPr>
                <w:rFonts w:ascii="Times New Roman" w:hAnsi="Times New Roman"/>
                <w:szCs w:val="21"/>
              </w:rPr>
              <w:t>text</w:t>
            </w:r>
          </w:p>
        </w:tc>
        <w:tc>
          <w:tcPr>
            <w:tcW w:w="1112" w:type="dxa"/>
          </w:tcPr>
          <w:p w14:paraId="46E21FE8"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6BEEE1DE" w14:textId="4B1F6CA2" w:rsidR="00260871" w:rsidRPr="00E8086D" w:rsidRDefault="00260871" w:rsidP="00260871">
            <w:pPr>
              <w:spacing w:line="360" w:lineRule="auto"/>
              <w:jc w:val="center"/>
              <w:rPr>
                <w:rFonts w:ascii="Times New Roman" w:hAnsi="Times New Roman"/>
                <w:szCs w:val="21"/>
              </w:rPr>
            </w:pPr>
            <w:proofErr w:type="spellStart"/>
            <w:r>
              <w:rPr>
                <w:rFonts w:ascii="Times New Roman" w:hAnsi="Times New Roman" w:hint="eastAsia"/>
                <w:szCs w:val="21"/>
              </w:rPr>
              <w:t>MarkDown</w:t>
            </w:r>
            <w:proofErr w:type="spellEnd"/>
            <w:r>
              <w:rPr>
                <w:rFonts w:ascii="Times New Roman" w:hAnsi="Times New Roman" w:hint="eastAsia"/>
                <w:szCs w:val="21"/>
              </w:rPr>
              <w:t>格式的评论内容</w:t>
            </w:r>
          </w:p>
        </w:tc>
      </w:tr>
      <w:tr w:rsidR="00260871" w:rsidRPr="00E8086D" w14:paraId="10B989E0" w14:textId="77777777" w:rsidTr="00260871">
        <w:trPr>
          <w:jc w:val="center"/>
        </w:trPr>
        <w:tc>
          <w:tcPr>
            <w:tcW w:w="2294" w:type="dxa"/>
          </w:tcPr>
          <w:p w14:paraId="52302068" w14:textId="6A79E4C5"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comment_html_content</w:t>
            </w:r>
            <w:proofErr w:type="spellEnd"/>
          </w:p>
        </w:tc>
        <w:tc>
          <w:tcPr>
            <w:tcW w:w="2027" w:type="dxa"/>
          </w:tcPr>
          <w:p w14:paraId="1B582461" w14:textId="1392E0D3" w:rsidR="00260871" w:rsidRPr="00E8086D" w:rsidRDefault="00260871" w:rsidP="00260871">
            <w:pPr>
              <w:spacing w:line="360" w:lineRule="auto"/>
              <w:jc w:val="center"/>
              <w:rPr>
                <w:rFonts w:ascii="Times New Roman" w:hAnsi="Times New Roman"/>
                <w:szCs w:val="21"/>
              </w:rPr>
            </w:pPr>
            <w:r>
              <w:rPr>
                <w:rFonts w:ascii="Times New Roman" w:hAnsi="Times New Roman"/>
                <w:szCs w:val="21"/>
              </w:rPr>
              <w:t>text</w:t>
            </w:r>
          </w:p>
        </w:tc>
        <w:tc>
          <w:tcPr>
            <w:tcW w:w="1112" w:type="dxa"/>
          </w:tcPr>
          <w:p w14:paraId="1F78549D"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6652C76D" w14:textId="52A045F4"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HTML</w:t>
            </w:r>
            <w:r>
              <w:rPr>
                <w:rFonts w:ascii="Times New Roman" w:hAnsi="Times New Roman" w:hint="eastAsia"/>
                <w:szCs w:val="21"/>
              </w:rPr>
              <w:t>格式的评论内容</w:t>
            </w:r>
          </w:p>
        </w:tc>
      </w:tr>
      <w:tr w:rsidR="00260871" w:rsidRPr="00E8086D" w14:paraId="7966656A" w14:textId="77777777" w:rsidTr="00260871">
        <w:trPr>
          <w:jc w:val="center"/>
        </w:trPr>
        <w:tc>
          <w:tcPr>
            <w:tcW w:w="2294" w:type="dxa"/>
          </w:tcPr>
          <w:p w14:paraId="38EB11B8" w14:textId="7B90D5AD"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comment_create_time</w:t>
            </w:r>
            <w:proofErr w:type="spellEnd"/>
          </w:p>
        </w:tc>
        <w:tc>
          <w:tcPr>
            <w:tcW w:w="2027" w:type="dxa"/>
          </w:tcPr>
          <w:p w14:paraId="2D13944A" w14:textId="2F813CC1"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t</w:t>
            </w:r>
            <w:r>
              <w:rPr>
                <w:rFonts w:ascii="Times New Roman" w:hAnsi="Times New Roman"/>
                <w:szCs w:val="21"/>
              </w:rPr>
              <w:t>imestamp</w:t>
            </w:r>
          </w:p>
        </w:tc>
        <w:tc>
          <w:tcPr>
            <w:tcW w:w="1112" w:type="dxa"/>
          </w:tcPr>
          <w:p w14:paraId="632CA98E"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4371A226" w14:textId="54856016"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评论的发表时间</w:t>
            </w:r>
          </w:p>
        </w:tc>
      </w:tr>
      <w:tr w:rsidR="00260871" w:rsidRPr="00E8086D" w14:paraId="190CC23F" w14:textId="77777777" w:rsidTr="00260871">
        <w:trPr>
          <w:jc w:val="center"/>
        </w:trPr>
        <w:tc>
          <w:tcPr>
            <w:tcW w:w="2294" w:type="dxa"/>
          </w:tcPr>
          <w:p w14:paraId="684D9D00" w14:textId="1B5F05A6"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comment_likes</w:t>
            </w:r>
            <w:proofErr w:type="spellEnd"/>
          </w:p>
        </w:tc>
        <w:tc>
          <w:tcPr>
            <w:tcW w:w="2027" w:type="dxa"/>
          </w:tcPr>
          <w:p w14:paraId="048CEED5" w14:textId="4773D535"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2DB30F16"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49569130" w14:textId="73592011" w:rsidR="00260871" w:rsidRPr="00E8086D" w:rsidRDefault="00260871" w:rsidP="00260871">
            <w:pPr>
              <w:spacing w:line="360" w:lineRule="auto"/>
              <w:jc w:val="center"/>
              <w:rPr>
                <w:rFonts w:ascii="Times New Roman" w:hAnsi="Times New Roman"/>
                <w:szCs w:val="21"/>
              </w:rPr>
            </w:pPr>
            <w:proofErr w:type="gramStart"/>
            <w:r>
              <w:rPr>
                <w:rFonts w:ascii="Times New Roman" w:hAnsi="Times New Roman" w:hint="eastAsia"/>
                <w:szCs w:val="21"/>
              </w:rPr>
              <w:t>点赞量</w:t>
            </w:r>
            <w:proofErr w:type="gramEnd"/>
          </w:p>
        </w:tc>
      </w:tr>
    </w:tbl>
    <w:p w14:paraId="3320FE96" w14:textId="320210CD" w:rsidR="00260871" w:rsidRDefault="00260871" w:rsidP="00260871">
      <w:pPr>
        <w:spacing w:line="360" w:lineRule="auto"/>
        <w:ind w:firstLine="42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proofErr w:type="gramStart"/>
      <w:r>
        <w:rPr>
          <w:rFonts w:ascii="Times New Roman" w:hAnsi="Times New Roman" w:hint="eastAsia"/>
          <w:sz w:val="24"/>
          <w:szCs w:val="24"/>
        </w:rPr>
        <w:t>点赞表</w:t>
      </w:r>
      <w:proofErr w:type="gramEnd"/>
      <w:r>
        <w:rPr>
          <w:rFonts w:ascii="Times New Roman" w:hAnsi="Times New Roman" w:hint="eastAsia"/>
          <w:sz w:val="24"/>
          <w:szCs w:val="24"/>
        </w:rPr>
        <w:t>（</w:t>
      </w:r>
      <w:r>
        <w:rPr>
          <w:rFonts w:ascii="Times New Roman" w:hAnsi="Times New Roman" w:hint="eastAsia"/>
          <w:sz w:val="24"/>
          <w:szCs w:val="24"/>
        </w:rPr>
        <w:t>like</w:t>
      </w:r>
      <w:r>
        <w:rPr>
          <w:rFonts w:ascii="Times New Roman" w:hAnsi="Times New Roman" w:hint="eastAsia"/>
          <w:sz w:val="24"/>
          <w:szCs w:val="24"/>
        </w:rPr>
        <w:t>）：该表用来</w:t>
      </w:r>
      <w:proofErr w:type="gramStart"/>
      <w:r>
        <w:rPr>
          <w:rFonts w:ascii="Times New Roman" w:hAnsi="Times New Roman" w:hint="eastAsia"/>
          <w:sz w:val="24"/>
          <w:szCs w:val="24"/>
        </w:rPr>
        <w:t>存放点赞的</w:t>
      </w:r>
      <w:proofErr w:type="gramEnd"/>
      <w:r>
        <w:rPr>
          <w:rFonts w:ascii="Times New Roman" w:hAnsi="Times New Roman" w:hint="eastAsia"/>
          <w:sz w:val="24"/>
          <w:szCs w:val="24"/>
        </w:rPr>
        <w:t>各种信息，比如</w:t>
      </w:r>
      <w:proofErr w:type="gramStart"/>
      <w:r>
        <w:rPr>
          <w:rFonts w:ascii="Times New Roman" w:hAnsi="Times New Roman" w:hint="eastAsia"/>
          <w:sz w:val="24"/>
          <w:szCs w:val="24"/>
        </w:rPr>
        <w:t>点赞文</w:t>
      </w:r>
      <w:proofErr w:type="gramEnd"/>
      <w:r>
        <w:rPr>
          <w:rFonts w:ascii="Times New Roman" w:hAnsi="Times New Roman" w:hint="eastAsia"/>
          <w:sz w:val="24"/>
          <w:szCs w:val="24"/>
        </w:rPr>
        <w:t>章的</w:t>
      </w:r>
      <w:r>
        <w:rPr>
          <w:rFonts w:ascii="Times New Roman" w:hAnsi="Times New Roman" w:hint="eastAsia"/>
          <w:sz w:val="24"/>
          <w:szCs w:val="24"/>
        </w:rPr>
        <w:t>ID</w:t>
      </w:r>
      <w:r>
        <w:rPr>
          <w:rFonts w:ascii="Times New Roman" w:hAnsi="Times New Roman" w:hint="eastAsia"/>
          <w:sz w:val="24"/>
          <w:szCs w:val="24"/>
        </w:rPr>
        <w:t>、</w:t>
      </w:r>
      <w:proofErr w:type="gramStart"/>
      <w:r>
        <w:rPr>
          <w:rFonts w:ascii="Times New Roman" w:hAnsi="Times New Roman" w:hint="eastAsia"/>
          <w:sz w:val="24"/>
          <w:szCs w:val="24"/>
        </w:rPr>
        <w:t>点赞用</w:t>
      </w:r>
      <w:proofErr w:type="gramEnd"/>
      <w:r>
        <w:rPr>
          <w:rFonts w:ascii="Times New Roman" w:hAnsi="Times New Roman" w:hint="eastAsia"/>
          <w:sz w:val="24"/>
          <w:szCs w:val="24"/>
        </w:rPr>
        <w:t>户的</w:t>
      </w:r>
      <w:r>
        <w:rPr>
          <w:rFonts w:ascii="Times New Roman" w:hAnsi="Times New Roman" w:hint="eastAsia"/>
          <w:sz w:val="24"/>
          <w:szCs w:val="24"/>
        </w:rPr>
        <w:t>ID</w:t>
      </w:r>
      <w:r>
        <w:rPr>
          <w:rFonts w:ascii="Times New Roman" w:hAnsi="Times New Roman" w:hint="eastAsia"/>
          <w:sz w:val="24"/>
          <w:szCs w:val="24"/>
        </w:rPr>
        <w:t>、</w:t>
      </w:r>
      <w:proofErr w:type="gramStart"/>
      <w:r>
        <w:rPr>
          <w:rFonts w:ascii="Times New Roman" w:hAnsi="Times New Roman" w:hint="eastAsia"/>
          <w:sz w:val="24"/>
          <w:szCs w:val="24"/>
        </w:rPr>
        <w:t>点赞评</w:t>
      </w:r>
      <w:proofErr w:type="gramEnd"/>
      <w:r>
        <w:rPr>
          <w:rFonts w:ascii="Times New Roman" w:hAnsi="Times New Roman" w:hint="eastAsia"/>
          <w:sz w:val="24"/>
          <w:szCs w:val="24"/>
        </w:rPr>
        <w:t>论的</w:t>
      </w:r>
      <w:r>
        <w:rPr>
          <w:rFonts w:ascii="Times New Roman" w:hAnsi="Times New Roman" w:hint="eastAsia"/>
          <w:sz w:val="24"/>
          <w:szCs w:val="24"/>
        </w:rPr>
        <w:t>ID</w:t>
      </w:r>
      <w:r>
        <w:rPr>
          <w:rFonts w:ascii="Times New Roman" w:hAnsi="Times New Roman" w:hint="eastAsia"/>
          <w:sz w:val="24"/>
          <w:szCs w:val="24"/>
        </w:rPr>
        <w:t>、</w:t>
      </w:r>
      <w:proofErr w:type="gramStart"/>
      <w:r>
        <w:rPr>
          <w:rFonts w:ascii="Times New Roman" w:hAnsi="Times New Roman" w:hint="eastAsia"/>
          <w:sz w:val="24"/>
          <w:szCs w:val="24"/>
        </w:rPr>
        <w:t>点赞时</w:t>
      </w:r>
      <w:proofErr w:type="gramEnd"/>
      <w:r>
        <w:rPr>
          <w:rFonts w:ascii="Times New Roman" w:hAnsi="Times New Roman" w:hint="eastAsia"/>
          <w:sz w:val="24"/>
          <w:szCs w:val="24"/>
        </w:rPr>
        <w:t>间等。</w:t>
      </w:r>
    </w:p>
    <w:p w14:paraId="13D37CE3" w14:textId="1DA9F6DA" w:rsidR="00260871" w:rsidRPr="00E8086D" w:rsidRDefault="00260871" w:rsidP="00260871">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w:t>
      </w:r>
      <w:r>
        <w:rPr>
          <w:rFonts w:ascii="Times New Roman" w:eastAsia="黑体" w:hAnsi="Times New Roman"/>
          <w:szCs w:val="21"/>
        </w:rPr>
        <w:t>4</w:t>
      </w:r>
      <w:r w:rsidRPr="00600EC4">
        <w:rPr>
          <w:rFonts w:ascii="黑体" w:eastAsia="黑体" w:hAnsi="黑体"/>
          <w:szCs w:val="21"/>
        </w:rPr>
        <w:t xml:space="preserve"> </w:t>
      </w:r>
      <w:proofErr w:type="gramStart"/>
      <w:r>
        <w:rPr>
          <w:rFonts w:ascii="黑体" w:eastAsia="黑体" w:hAnsi="黑体" w:hint="eastAsia"/>
          <w:szCs w:val="21"/>
        </w:rPr>
        <w:t>点赞信息</w:t>
      </w:r>
      <w:proofErr w:type="gramEnd"/>
      <w:r>
        <w:rPr>
          <w:rFonts w:ascii="黑体" w:eastAsia="黑体" w:hAnsi="黑体" w:hint="eastAsia"/>
          <w:szCs w:val="21"/>
        </w:rPr>
        <w:t>表</w:t>
      </w:r>
      <w:r w:rsidRPr="00675E5D">
        <w:rPr>
          <w:rFonts w:ascii="Times New Roman" w:eastAsia="黑体" w:hAnsi="Times New Roman"/>
          <w:szCs w:val="21"/>
        </w:rPr>
        <w:t>（</w:t>
      </w:r>
      <w:r w:rsidRPr="00675E5D">
        <w:rPr>
          <w:rFonts w:ascii="Times New Roman" w:eastAsia="黑体" w:hAnsi="Times New Roman"/>
          <w:szCs w:val="21"/>
        </w:rPr>
        <w:t>like</w:t>
      </w:r>
      <w:r w:rsidRPr="00675E5D">
        <w:rPr>
          <w:rFonts w:ascii="Times New Roman" w:eastAsia="黑体" w:hAnsi="Times New Roman"/>
          <w:szCs w:val="21"/>
        </w:rPr>
        <w:t>）</w:t>
      </w:r>
    </w:p>
    <w:tbl>
      <w:tblPr>
        <w:tblStyle w:val="aa"/>
        <w:tblW w:w="0" w:type="auto"/>
        <w:jc w:val="center"/>
        <w:tblLook w:val="04A0" w:firstRow="1" w:lastRow="0" w:firstColumn="1" w:lastColumn="0" w:noHBand="0" w:noVBand="1"/>
      </w:tblPr>
      <w:tblGrid>
        <w:gridCol w:w="2294"/>
        <w:gridCol w:w="2027"/>
        <w:gridCol w:w="1112"/>
        <w:gridCol w:w="2863"/>
      </w:tblGrid>
      <w:tr w:rsidR="00260871" w:rsidRPr="00E8086D" w14:paraId="73618B76" w14:textId="77777777" w:rsidTr="007C665B">
        <w:trPr>
          <w:jc w:val="center"/>
        </w:trPr>
        <w:tc>
          <w:tcPr>
            <w:tcW w:w="2294" w:type="dxa"/>
          </w:tcPr>
          <w:p w14:paraId="336AD360" w14:textId="77777777" w:rsidR="00260871" w:rsidRPr="00E8086D" w:rsidRDefault="00260871" w:rsidP="007C665B">
            <w:pPr>
              <w:spacing w:line="360" w:lineRule="auto"/>
              <w:jc w:val="center"/>
              <w:rPr>
                <w:rFonts w:ascii="Times New Roman" w:hAnsi="Times New Roman"/>
                <w:szCs w:val="21"/>
              </w:rPr>
            </w:pPr>
            <w:r w:rsidRPr="00E8086D">
              <w:rPr>
                <w:rFonts w:ascii="Times New Roman" w:hAnsi="Times New Roman"/>
                <w:szCs w:val="21"/>
              </w:rPr>
              <w:t>字段名</w:t>
            </w:r>
          </w:p>
        </w:tc>
        <w:tc>
          <w:tcPr>
            <w:tcW w:w="2027" w:type="dxa"/>
          </w:tcPr>
          <w:p w14:paraId="243BEB95" w14:textId="77777777" w:rsidR="00260871" w:rsidRPr="00E8086D" w:rsidRDefault="00260871" w:rsidP="007C665B">
            <w:pPr>
              <w:spacing w:line="360" w:lineRule="auto"/>
              <w:jc w:val="center"/>
              <w:rPr>
                <w:rFonts w:ascii="Times New Roman" w:hAnsi="Times New Roman"/>
                <w:szCs w:val="21"/>
              </w:rPr>
            </w:pPr>
            <w:r>
              <w:rPr>
                <w:rFonts w:ascii="Times New Roman" w:hAnsi="Times New Roman" w:hint="eastAsia"/>
                <w:szCs w:val="21"/>
              </w:rPr>
              <w:t>数据结构</w:t>
            </w:r>
          </w:p>
        </w:tc>
        <w:tc>
          <w:tcPr>
            <w:tcW w:w="1112" w:type="dxa"/>
          </w:tcPr>
          <w:p w14:paraId="29C98793" w14:textId="77777777" w:rsidR="00260871" w:rsidRPr="00E8086D" w:rsidRDefault="00260871" w:rsidP="007C665B">
            <w:pPr>
              <w:spacing w:line="360" w:lineRule="auto"/>
              <w:jc w:val="center"/>
              <w:rPr>
                <w:rFonts w:ascii="Times New Roman" w:hAnsi="Times New Roman"/>
                <w:szCs w:val="21"/>
              </w:rPr>
            </w:pPr>
            <w:r>
              <w:rPr>
                <w:rFonts w:ascii="Times New Roman" w:hAnsi="Times New Roman" w:hint="eastAsia"/>
                <w:szCs w:val="21"/>
              </w:rPr>
              <w:t>主键</w:t>
            </w:r>
          </w:p>
        </w:tc>
        <w:tc>
          <w:tcPr>
            <w:tcW w:w="2863" w:type="dxa"/>
          </w:tcPr>
          <w:p w14:paraId="3362E114" w14:textId="77777777" w:rsidR="00260871" w:rsidRPr="00E8086D" w:rsidRDefault="00260871" w:rsidP="007C665B">
            <w:pPr>
              <w:spacing w:line="360" w:lineRule="auto"/>
              <w:jc w:val="center"/>
              <w:rPr>
                <w:rFonts w:ascii="Times New Roman" w:hAnsi="Times New Roman"/>
                <w:szCs w:val="21"/>
              </w:rPr>
            </w:pPr>
            <w:r>
              <w:rPr>
                <w:rFonts w:ascii="Times New Roman" w:hAnsi="Times New Roman" w:hint="eastAsia"/>
                <w:szCs w:val="21"/>
              </w:rPr>
              <w:t>备注</w:t>
            </w:r>
          </w:p>
        </w:tc>
      </w:tr>
      <w:tr w:rsidR="00260871" w:rsidRPr="00E8086D" w14:paraId="13B88A89" w14:textId="77777777" w:rsidTr="007C665B">
        <w:trPr>
          <w:jc w:val="center"/>
        </w:trPr>
        <w:tc>
          <w:tcPr>
            <w:tcW w:w="2294" w:type="dxa"/>
          </w:tcPr>
          <w:p w14:paraId="00302DD9" w14:textId="76B9F33F"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like_id</w:t>
            </w:r>
            <w:proofErr w:type="spellEnd"/>
          </w:p>
        </w:tc>
        <w:tc>
          <w:tcPr>
            <w:tcW w:w="2027" w:type="dxa"/>
          </w:tcPr>
          <w:p w14:paraId="535B9A99" w14:textId="77777777"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7C46C555"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Y</w:t>
            </w:r>
          </w:p>
        </w:tc>
        <w:tc>
          <w:tcPr>
            <w:tcW w:w="2863" w:type="dxa"/>
          </w:tcPr>
          <w:p w14:paraId="420D4FBB" w14:textId="2493F0CB" w:rsidR="00260871" w:rsidRPr="00E8086D" w:rsidRDefault="00260871" w:rsidP="00260871">
            <w:pPr>
              <w:spacing w:line="360" w:lineRule="auto"/>
              <w:jc w:val="center"/>
              <w:rPr>
                <w:rFonts w:ascii="Times New Roman" w:hAnsi="Times New Roman"/>
                <w:szCs w:val="21"/>
              </w:rPr>
            </w:pPr>
            <w:proofErr w:type="gramStart"/>
            <w:r>
              <w:rPr>
                <w:rFonts w:ascii="Times New Roman" w:hAnsi="Times New Roman" w:hint="eastAsia"/>
                <w:szCs w:val="21"/>
              </w:rPr>
              <w:t>点赞</w:t>
            </w:r>
            <w:proofErr w:type="gramEnd"/>
            <w:r>
              <w:rPr>
                <w:rFonts w:ascii="Times New Roman" w:hAnsi="Times New Roman" w:hint="eastAsia"/>
                <w:szCs w:val="21"/>
              </w:rPr>
              <w:t>id</w:t>
            </w:r>
            <w:r>
              <w:rPr>
                <w:rFonts w:ascii="Times New Roman" w:hAnsi="Times New Roman" w:hint="eastAsia"/>
                <w:szCs w:val="21"/>
              </w:rPr>
              <w:t>，主键</w:t>
            </w:r>
          </w:p>
        </w:tc>
      </w:tr>
      <w:tr w:rsidR="00260871" w:rsidRPr="00E8086D" w14:paraId="17A87E9B" w14:textId="77777777" w:rsidTr="007C665B">
        <w:trPr>
          <w:jc w:val="center"/>
        </w:trPr>
        <w:tc>
          <w:tcPr>
            <w:tcW w:w="2294" w:type="dxa"/>
          </w:tcPr>
          <w:p w14:paraId="29A755D4" w14:textId="14026081"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article_id</w:t>
            </w:r>
            <w:proofErr w:type="spellEnd"/>
          </w:p>
        </w:tc>
        <w:tc>
          <w:tcPr>
            <w:tcW w:w="2027" w:type="dxa"/>
          </w:tcPr>
          <w:p w14:paraId="1394785D" w14:textId="77777777"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41DA532A"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6FB541C1" w14:textId="43309AE2" w:rsidR="00260871" w:rsidRPr="00E8086D" w:rsidRDefault="00260871" w:rsidP="00260871">
            <w:pPr>
              <w:spacing w:line="360" w:lineRule="auto"/>
              <w:jc w:val="center"/>
              <w:rPr>
                <w:rFonts w:ascii="Times New Roman" w:hAnsi="Times New Roman"/>
                <w:szCs w:val="21"/>
              </w:rPr>
            </w:pPr>
            <w:proofErr w:type="gramStart"/>
            <w:r>
              <w:rPr>
                <w:rFonts w:ascii="Times New Roman" w:hAnsi="Times New Roman" w:hint="eastAsia"/>
                <w:szCs w:val="21"/>
              </w:rPr>
              <w:t>点赞文章</w:t>
            </w:r>
            <w:proofErr w:type="gramEnd"/>
            <w:r>
              <w:rPr>
                <w:rFonts w:ascii="Times New Roman" w:hAnsi="Times New Roman" w:hint="eastAsia"/>
                <w:szCs w:val="21"/>
              </w:rPr>
              <w:t>的</w:t>
            </w:r>
            <w:r>
              <w:rPr>
                <w:rFonts w:ascii="Times New Roman" w:hAnsi="Times New Roman" w:hint="eastAsia"/>
                <w:szCs w:val="21"/>
              </w:rPr>
              <w:t>ID</w:t>
            </w:r>
          </w:p>
        </w:tc>
      </w:tr>
      <w:tr w:rsidR="00260871" w:rsidRPr="00E8086D" w14:paraId="7E29315E" w14:textId="77777777" w:rsidTr="007C665B">
        <w:trPr>
          <w:jc w:val="center"/>
        </w:trPr>
        <w:tc>
          <w:tcPr>
            <w:tcW w:w="2294" w:type="dxa"/>
          </w:tcPr>
          <w:p w14:paraId="360DAC98" w14:textId="4CA48F0C"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comment_id</w:t>
            </w:r>
            <w:proofErr w:type="spellEnd"/>
          </w:p>
        </w:tc>
        <w:tc>
          <w:tcPr>
            <w:tcW w:w="2027" w:type="dxa"/>
          </w:tcPr>
          <w:p w14:paraId="45A3041B" w14:textId="77777777"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19E16530"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76F3B30F" w14:textId="52C160F8" w:rsidR="00260871" w:rsidRPr="00E8086D" w:rsidRDefault="00260871" w:rsidP="00260871">
            <w:pPr>
              <w:spacing w:line="360" w:lineRule="auto"/>
              <w:jc w:val="center"/>
              <w:rPr>
                <w:rFonts w:ascii="Times New Roman" w:hAnsi="Times New Roman"/>
                <w:szCs w:val="21"/>
              </w:rPr>
            </w:pPr>
            <w:proofErr w:type="gramStart"/>
            <w:r>
              <w:rPr>
                <w:rFonts w:ascii="Times New Roman" w:hAnsi="Times New Roman" w:hint="eastAsia"/>
                <w:szCs w:val="21"/>
              </w:rPr>
              <w:t>点赞评论</w:t>
            </w:r>
            <w:proofErr w:type="gramEnd"/>
            <w:r>
              <w:rPr>
                <w:rFonts w:ascii="Times New Roman" w:hAnsi="Times New Roman" w:hint="eastAsia"/>
                <w:szCs w:val="21"/>
              </w:rPr>
              <w:t>的</w:t>
            </w:r>
            <w:r>
              <w:rPr>
                <w:rFonts w:ascii="Times New Roman" w:hAnsi="Times New Roman" w:hint="eastAsia"/>
                <w:szCs w:val="21"/>
              </w:rPr>
              <w:t>ID</w:t>
            </w:r>
          </w:p>
        </w:tc>
      </w:tr>
      <w:tr w:rsidR="00260871" w:rsidRPr="00E8086D" w14:paraId="1E71FB38" w14:textId="77777777" w:rsidTr="007C665B">
        <w:trPr>
          <w:jc w:val="center"/>
        </w:trPr>
        <w:tc>
          <w:tcPr>
            <w:tcW w:w="2294" w:type="dxa"/>
          </w:tcPr>
          <w:p w14:paraId="0D57EB26" w14:textId="76763AD8"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user_id</w:t>
            </w:r>
            <w:proofErr w:type="spellEnd"/>
          </w:p>
        </w:tc>
        <w:tc>
          <w:tcPr>
            <w:tcW w:w="2027" w:type="dxa"/>
          </w:tcPr>
          <w:p w14:paraId="00E4B7FF" w14:textId="77777777"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1112" w:type="dxa"/>
          </w:tcPr>
          <w:p w14:paraId="61736509"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22F7FB57" w14:textId="5F7A6C15" w:rsidR="00260871" w:rsidRPr="00E8086D" w:rsidRDefault="00260871" w:rsidP="00260871">
            <w:pPr>
              <w:spacing w:line="360" w:lineRule="auto"/>
              <w:jc w:val="center"/>
              <w:rPr>
                <w:rFonts w:ascii="Times New Roman" w:hAnsi="Times New Roman"/>
                <w:szCs w:val="21"/>
              </w:rPr>
            </w:pPr>
            <w:proofErr w:type="gramStart"/>
            <w:r>
              <w:rPr>
                <w:rFonts w:ascii="Times New Roman" w:hAnsi="Times New Roman" w:hint="eastAsia"/>
                <w:szCs w:val="21"/>
              </w:rPr>
              <w:t>点赞用户</w:t>
            </w:r>
            <w:proofErr w:type="gramEnd"/>
            <w:r>
              <w:rPr>
                <w:rFonts w:ascii="Times New Roman" w:hAnsi="Times New Roman" w:hint="eastAsia"/>
                <w:szCs w:val="21"/>
              </w:rPr>
              <w:t>的</w:t>
            </w:r>
            <w:r>
              <w:rPr>
                <w:rFonts w:ascii="Times New Roman" w:hAnsi="Times New Roman" w:hint="eastAsia"/>
                <w:szCs w:val="21"/>
              </w:rPr>
              <w:t>ID</w:t>
            </w:r>
          </w:p>
        </w:tc>
      </w:tr>
      <w:tr w:rsidR="00260871" w:rsidRPr="00E8086D" w14:paraId="2229BB8D" w14:textId="77777777" w:rsidTr="007C665B">
        <w:trPr>
          <w:jc w:val="center"/>
        </w:trPr>
        <w:tc>
          <w:tcPr>
            <w:tcW w:w="2294" w:type="dxa"/>
          </w:tcPr>
          <w:p w14:paraId="15BF592E" w14:textId="48272910" w:rsidR="00260871" w:rsidRPr="00260871" w:rsidRDefault="00260871" w:rsidP="00260871">
            <w:pPr>
              <w:spacing w:line="360" w:lineRule="auto"/>
              <w:jc w:val="center"/>
              <w:rPr>
                <w:rFonts w:ascii="Times New Roman" w:hAnsi="Times New Roman"/>
                <w:szCs w:val="21"/>
              </w:rPr>
            </w:pPr>
            <w:proofErr w:type="spellStart"/>
            <w:r w:rsidRPr="00260871">
              <w:rPr>
                <w:rFonts w:ascii="Times New Roman" w:hAnsi="Times New Roman"/>
              </w:rPr>
              <w:t>like_create_time</w:t>
            </w:r>
            <w:proofErr w:type="spellEnd"/>
          </w:p>
        </w:tc>
        <w:tc>
          <w:tcPr>
            <w:tcW w:w="2027" w:type="dxa"/>
          </w:tcPr>
          <w:p w14:paraId="68CCF846" w14:textId="54BCC50D"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t</w:t>
            </w:r>
            <w:r>
              <w:rPr>
                <w:rFonts w:ascii="Times New Roman" w:hAnsi="Times New Roman"/>
                <w:szCs w:val="21"/>
              </w:rPr>
              <w:t>imestamp</w:t>
            </w:r>
          </w:p>
        </w:tc>
        <w:tc>
          <w:tcPr>
            <w:tcW w:w="1112" w:type="dxa"/>
          </w:tcPr>
          <w:p w14:paraId="1A5D88F9"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2863" w:type="dxa"/>
          </w:tcPr>
          <w:p w14:paraId="115C6F62" w14:textId="548F00E6" w:rsidR="00260871" w:rsidRPr="00E8086D" w:rsidRDefault="00260871" w:rsidP="00260871">
            <w:pPr>
              <w:spacing w:line="360" w:lineRule="auto"/>
              <w:jc w:val="center"/>
              <w:rPr>
                <w:rFonts w:ascii="Times New Roman" w:hAnsi="Times New Roman"/>
                <w:szCs w:val="21"/>
              </w:rPr>
            </w:pPr>
            <w:proofErr w:type="gramStart"/>
            <w:r>
              <w:rPr>
                <w:rFonts w:ascii="Times New Roman" w:hAnsi="Times New Roman" w:hint="eastAsia"/>
                <w:szCs w:val="21"/>
              </w:rPr>
              <w:t>点赞时间</w:t>
            </w:r>
            <w:proofErr w:type="gramEnd"/>
          </w:p>
        </w:tc>
      </w:tr>
    </w:tbl>
    <w:p w14:paraId="5CF9DEB8" w14:textId="33AA8CAD" w:rsidR="00260871" w:rsidRDefault="00260871" w:rsidP="00260871">
      <w:pPr>
        <w:spacing w:line="360" w:lineRule="auto"/>
        <w:ind w:firstLine="420"/>
        <w:rPr>
          <w:rFonts w:ascii="Times New Roman" w:hAnsi="Times New Roman"/>
          <w:sz w:val="24"/>
          <w:szCs w:val="24"/>
        </w:rPr>
      </w:pPr>
      <w:r>
        <w:rPr>
          <w:rFonts w:ascii="Times New Roman" w:hAnsi="Times New Roman"/>
          <w:sz w:val="24"/>
          <w:szCs w:val="24"/>
        </w:rPr>
        <w:t>5</w:t>
      </w:r>
      <w:r>
        <w:rPr>
          <w:rFonts w:ascii="Times New Roman" w:hAnsi="Times New Roman" w:hint="eastAsia"/>
          <w:sz w:val="24"/>
          <w:szCs w:val="24"/>
        </w:rPr>
        <w:t>、验证码表（</w:t>
      </w:r>
      <w:r>
        <w:rPr>
          <w:rFonts w:ascii="Times New Roman" w:hAnsi="Times New Roman" w:hint="eastAsia"/>
          <w:sz w:val="24"/>
          <w:szCs w:val="24"/>
        </w:rPr>
        <w:t>email</w:t>
      </w:r>
      <w:r>
        <w:rPr>
          <w:rFonts w:ascii="Times New Roman" w:hAnsi="Times New Roman" w:hint="eastAsia"/>
          <w:sz w:val="24"/>
          <w:szCs w:val="24"/>
        </w:rPr>
        <w:t>）：该表用来存放发送</w:t>
      </w:r>
      <w:r w:rsidR="00675E5D">
        <w:rPr>
          <w:rFonts w:ascii="Times New Roman" w:hAnsi="Times New Roman" w:hint="eastAsia"/>
          <w:sz w:val="24"/>
          <w:szCs w:val="24"/>
        </w:rPr>
        <w:t>的</w:t>
      </w:r>
      <w:r>
        <w:rPr>
          <w:rFonts w:ascii="Times New Roman" w:hAnsi="Times New Roman" w:hint="eastAsia"/>
          <w:sz w:val="24"/>
          <w:szCs w:val="24"/>
        </w:rPr>
        <w:t>验证码的各种信息。</w:t>
      </w:r>
    </w:p>
    <w:p w14:paraId="78E21022" w14:textId="3D62C556" w:rsidR="00260871" w:rsidRPr="00E8086D" w:rsidRDefault="00260871" w:rsidP="00260871">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w:t>
      </w:r>
      <w:r>
        <w:rPr>
          <w:rFonts w:ascii="Times New Roman" w:eastAsia="黑体" w:hAnsi="Times New Roman"/>
          <w:szCs w:val="21"/>
        </w:rPr>
        <w:t>5</w:t>
      </w:r>
      <w:r w:rsidRPr="00600EC4">
        <w:rPr>
          <w:rFonts w:ascii="黑体" w:eastAsia="黑体" w:hAnsi="黑体"/>
          <w:szCs w:val="21"/>
        </w:rPr>
        <w:t xml:space="preserve"> </w:t>
      </w:r>
      <w:r>
        <w:rPr>
          <w:rFonts w:ascii="黑体" w:eastAsia="黑体" w:hAnsi="黑体" w:hint="eastAsia"/>
          <w:szCs w:val="21"/>
        </w:rPr>
        <w:t>验证</w:t>
      </w:r>
      <w:proofErr w:type="gramStart"/>
      <w:r>
        <w:rPr>
          <w:rFonts w:ascii="黑体" w:eastAsia="黑体" w:hAnsi="黑体" w:hint="eastAsia"/>
          <w:szCs w:val="21"/>
        </w:rPr>
        <w:t>码信息</w:t>
      </w:r>
      <w:proofErr w:type="gramEnd"/>
      <w:r>
        <w:rPr>
          <w:rFonts w:ascii="黑体" w:eastAsia="黑体" w:hAnsi="黑体" w:hint="eastAsia"/>
          <w:szCs w:val="21"/>
        </w:rPr>
        <w:t>表</w:t>
      </w:r>
      <w:r w:rsidRPr="00675E5D">
        <w:rPr>
          <w:rFonts w:ascii="Times New Roman" w:eastAsia="黑体" w:hAnsi="Times New Roman"/>
          <w:szCs w:val="21"/>
        </w:rPr>
        <w:t>（</w:t>
      </w:r>
      <w:r w:rsidRPr="00675E5D">
        <w:rPr>
          <w:rFonts w:ascii="Times New Roman" w:eastAsia="黑体" w:hAnsi="Times New Roman"/>
          <w:szCs w:val="21"/>
        </w:rPr>
        <w:t>email</w:t>
      </w:r>
      <w:r w:rsidRPr="00675E5D">
        <w:rPr>
          <w:rFonts w:ascii="Times New Roman" w:eastAsia="黑体" w:hAnsi="Times New Roman"/>
          <w:szCs w:val="21"/>
        </w:rPr>
        <w:t>）</w:t>
      </w:r>
    </w:p>
    <w:tbl>
      <w:tblPr>
        <w:tblStyle w:val="aa"/>
        <w:tblW w:w="0" w:type="auto"/>
        <w:jc w:val="center"/>
        <w:tblLook w:val="04A0" w:firstRow="1" w:lastRow="0" w:firstColumn="1" w:lastColumn="0" w:noHBand="0" w:noVBand="1"/>
      </w:tblPr>
      <w:tblGrid>
        <w:gridCol w:w="2294"/>
        <w:gridCol w:w="1670"/>
        <w:gridCol w:w="993"/>
        <w:gridCol w:w="3339"/>
      </w:tblGrid>
      <w:tr w:rsidR="00675E5D" w:rsidRPr="00E8086D" w14:paraId="50BCE246" w14:textId="77777777" w:rsidTr="00675E5D">
        <w:trPr>
          <w:jc w:val="center"/>
        </w:trPr>
        <w:tc>
          <w:tcPr>
            <w:tcW w:w="2294" w:type="dxa"/>
          </w:tcPr>
          <w:p w14:paraId="1391D9A5" w14:textId="77777777" w:rsidR="00260871" w:rsidRPr="00E8086D" w:rsidRDefault="00260871" w:rsidP="007C665B">
            <w:pPr>
              <w:spacing w:line="360" w:lineRule="auto"/>
              <w:jc w:val="center"/>
              <w:rPr>
                <w:rFonts w:ascii="Times New Roman" w:hAnsi="Times New Roman"/>
                <w:szCs w:val="21"/>
              </w:rPr>
            </w:pPr>
            <w:r w:rsidRPr="00E8086D">
              <w:rPr>
                <w:rFonts w:ascii="Times New Roman" w:hAnsi="Times New Roman"/>
                <w:szCs w:val="21"/>
              </w:rPr>
              <w:t>字段名</w:t>
            </w:r>
          </w:p>
        </w:tc>
        <w:tc>
          <w:tcPr>
            <w:tcW w:w="1670" w:type="dxa"/>
          </w:tcPr>
          <w:p w14:paraId="5D575AFE" w14:textId="77777777" w:rsidR="00260871" w:rsidRPr="00E8086D" w:rsidRDefault="00260871" w:rsidP="007C665B">
            <w:pPr>
              <w:spacing w:line="360" w:lineRule="auto"/>
              <w:jc w:val="center"/>
              <w:rPr>
                <w:rFonts w:ascii="Times New Roman" w:hAnsi="Times New Roman"/>
                <w:szCs w:val="21"/>
              </w:rPr>
            </w:pPr>
            <w:r>
              <w:rPr>
                <w:rFonts w:ascii="Times New Roman" w:hAnsi="Times New Roman" w:hint="eastAsia"/>
                <w:szCs w:val="21"/>
              </w:rPr>
              <w:t>数据结构</w:t>
            </w:r>
          </w:p>
        </w:tc>
        <w:tc>
          <w:tcPr>
            <w:tcW w:w="993" w:type="dxa"/>
          </w:tcPr>
          <w:p w14:paraId="7B4AAA1F" w14:textId="77777777" w:rsidR="00260871" w:rsidRPr="00E8086D" w:rsidRDefault="00260871" w:rsidP="007C665B">
            <w:pPr>
              <w:spacing w:line="360" w:lineRule="auto"/>
              <w:jc w:val="center"/>
              <w:rPr>
                <w:rFonts w:ascii="Times New Roman" w:hAnsi="Times New Roman"/>
                <w:szCs w:val="21"/>
              </w:rPr>
            </w:pPr>
            <w:r>
              <w:rPr>
                <w:rFonts w:ascii="Times New Roman" w:hAnsi="Times New Roman" w:hint="eastAsia"/>
                <w:szCs w:val="21"/>
              </w:rPr>
              <w:t>主键</w:t>
            </w:r>
          </w:p>
        </w:tc>
        <w:tc>
          <w:tcPr>
            <w:tcW w:w="3339" w:type="dxa"/>
          </w:tcPr>
          <w:p w14:paraId="7A6D5E05" w14:textId="77777777" w:rsidR="00260871" w:rsidRPr="00E8086D" w:rsidRDefault="00260871" w:rsidP="007C665B">
            <w:pPr>
              <w:spacing w:line="360" w:lineRule="auto"/>
              <w:jc w:val="center"/>
              <w:rPr>
                <w:rFonts w:ascii="Times New Roman" w:hAnsi="Times New Roman"/>
                <w:szCs w:val="21"/>
              </w:rPr>
            </w:pPr>
            <w:r>
              <w:rPr>
                <w:rFonts w:ascii="Times New Roman" w:hAnsi="Times New Roman" w:hint="eastAsia"/>
                <w:szCs w:val="21"/>
              </w:rPr>
              <w:t>备注</w:t>
            </w:r>
          </w:p>
        </w:tc>
      </w:tr>
      <w:tr w:rsidR="00675E5D" w:rsidRPr="00E8086D" w14:paraId="543659AE" w14:textId="77777777" w:rsidTr="00675E5D">
        <w:trPr>
          <w:jc w:val="center"/>
        </w:trPr>
        <w:tc>
          <w:tcPr>
            <w:tcW w:w="2294" w:type="dxa"/>
          </w:tcPr>
          <w:p w14:paraId="79416607" w14:textId="5E6B570F" w:rsidR="00260871" w:rsidRPr="00260871" w:rsidRDefault="00260871" w:rsidP="00260871">
            <w:pPr>
              <w:spacing w:line="360" w:lineRule="auto"/>
              <w:jc w:val="center"/>
              <w:rPr>
                <w:rFonts w:ascii="Times New Roman" w:hAnsi="Times New Roman"/>
                <w:szCs w:val="21"/>
              </w:rPr>
            </w:pPr>
            <w:r w:rsidRPr="002D7831">
              <w:t>id</w:t>
            </w:r>
          </w:p>
        </w:tc>
        <w:tc>
          <w:tcPr>
            <w:tcW w:w="1670" w:type="dxa"/>
          </w:tcPr>
          <w:p w14:paraId="5CF40923" w14:textId="77777777" w:rsidR="00260871" w:rsidRPr="00E8086D" w:rsidRDefault="00260871" w:rsidP="00260871">
            <w:pPr>
              <w:spacing w:line="360" w:lineRule="auto"/>
              <w:jc w:val="center"/>
              <w:rPr>
                <w:rFonts w:ascii="Times New Roman" w:hAnsi="Times New Roman"/>
                <w:szCs w:val="21"/>
              </w:rPr>
            </w:pPr>
            <w:r w:rsidRPr="00E8086D">
              <w:rPr>
                <w:rFonts w:ascii="Times New Roman" w:hAnsi="Times New Roman"/>
                <w:szCs w:val="21"/>
              </w:rPr>
              <w:t>int(11)</w:t>
            </w:r>
          </w:p>
        </w:tc>
        <w:tc>
          <w:tcPr>
            <w:tcW w:w="993" w:type="dxa"/>
          </w:tcPr>
          <w:p w14:paraId="190F6174"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Y</w:t>
            </w:r>
          </w:p>
        </w:tc>
        <w:tc>
          <w:tcPr>
            <w:tcW w:w="3339" w:type="dxa"/>
          </w:tcPr>
          <w:p w14:paraId="7E1A5B88" w14:textId="1F4295BF"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验证码</w:t>
            </w:r>
            <w:r>
              <w:rPr>
                <w:rFonts w:ascii="Times New Roman" w:hAnsi="Times New Roman" w:hint="eastAsia"/>
                <w:szCs w:val="21"/>
              </w:rPr>
              <w:t>id</w:t>
            </w:r>
            <w:r>
              <w:rPr>
                <w:rFonts w:ascii="Times New Roman" w:hAnsi="Times New Roman" w:hint="eastAsia"/>
                <w:szCs w:val="21"/>
              </w:rPr>
              <w:t>，主键</w:t>
            </w:r>
          </w:p>
        </w:tc>
      </w:tr>
      <w:tr w:rsidR="00675E5D" w:rsidRPr="00E8086D" w14:paraId="70E1A36C" w14:textId="77777777" w:rsidTr="00675E5D">
        <w:trPr>
          <w:jc w:val="center"/>
        </w:trPr>
        <w:tc>
          <w:tcPr>
            <w:tcW w:w="2294" w:type="dxa"/>
          </w:tcPr>
          <w:p w14:paraId="441B49FE" w14:textId="79E014A0" w:rsidR="00260871" w:rsidRPr="00260871" w:rsidRDefault="00260871" w:rsidP="00260871">
            <w:pPr>
              <w:spacing w:line="360" w:lineRule="auto"/>
              <w:jc w:val="center"/>
              <w:rPr>
                <w:rFonts w:ascii="Times New Roman" w:hAnsi="Times New Roman"/>
                <w:szCs w:val="21"/>
              </w:rPr>
            </w:pPr>
            <w:r w:rsidRPr="002D7831">
              <w:t>username</w:t>
            </w:r>
          </w:p>
        </w:tc>
        <w:tc>
          <w:tcPr>
            <w:tcW w:w="1670" w:type="dxa"/>
          </w:tcPr>
          <w:p w14:paraId="65F270AF" w14:textId="706DF0C6" w:rsidR="00260871" w:rsidRPr="00E8086D" w:rsidRDefault="00260871" w:rsidP="00260871">
            <w:pPr>
              <w:spacing w:line="360" w:lineRule="auto"/>
              <w:jc w:val="center"/>
              <w:rPr>
                <w:rFonts w:ascii="Times New Roman" w:hAnsi="Times New Roman"/>
                <w:szCs w:val="21"/>
              </w:rPr>
            </w:pPr>
            <w:r>
              <w:rPr>
                <w:rFonts w:ascii="Times New Roman" w:hAnsi="Times New Roman"/>
                <w:szCs w:val="21"/>
              </w:rPr>
              <w:t>varchar(255)</w:t>
            </w:r>
          </w:p>
        </w:tc>
        <w:tc>
          <w:tcPr>
            <w:tcW w:w="993" w:type="dxa"/>
          </w:tcPr>
          <w:p w14:paraId="20D9DA7E"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609FE358" w14:textId="4B2E0C26"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接收验证码的用户名</w:t>
            </w:r>
          </w:p>
        </w:tc>
      </w:tr>
      <w:tr w:rsidR="00675E5D" w:rsidRPr="00E8086D" w14:paraId="3CF6F76B" w14:textId="77777777" w:rsidTr="00675E5D">
        <w:trPr>
          <w:jc w:val="center"/>
        </w:trPr>
        <w:tc>
          <w:tcPr>
            <w:tcW w:w="2294" w:type="dxa"/>
          </w:tcPr>
          <w:p w14:paraId="1B475B20" w14:textId="010186B6" w:rsidR="00260871" w:rsidRPr="00260871" w:rsidRDefault="00260871" w:rsidP="00260871">
            <w:pPr>
              <w:spacing w:line="360" w:lineRule="auto"/>
              <w:jc w:val="center"/>
              <w:rPr>
                <w:rFonts w:ascii="Times New Roman" w:hAnsi="Times New Roman"/>
                <w:szCs w:val="21"/>
              </w:rPr>
            </w:pPr>
            <w:r w:rsidRPr="002D7831">
              <w:t>email</w:t>
            </w:r>
          </w:p>
        </w:tc>
        <w:tc>
          <w:tcPr>
            <w:tcW w:w="1670" w:type="dxa"/>
          </w:tcPr>
          <w:p w14:paraId="1B7F9BE4" w14:textId="5D1371AA" w:rsidR="00260871" w:rsidRPr="00E8086D" w:rsidRDefault="00260871" w:rsidP="00260871">
            <w:pPr>
              <w:spacing w:line="360" w:lineRule="auto"/>
              <w:jc w:val="center"/>
              <w:rPr>
                <w:rFonts w:ascii="Times New Roman" w:hAnsi="Times New Roman"/>
                <w:szCs w:val="21"/>
              </w:rPr>
            </w:pPr>
            <w:r>
              <w:rPr>
                <w:rFonts w:ascii="Times New Roman" w:hAnsi="Times New Roman"/>
                <w:szCs w:val="21"/>
              </w:rPr>
              <w:t>varchar(255)</w:t>
            </w:r>
          </w:p>
        </w:tc>
        <w:tc>
          <w:tcPr>
            <w:tcW w:w="993" w:type="dxa"/>
          </w:tcPr>
          <w:p w14:paraId="098C3553"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62E66D2B" w14:textId="666B902C"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接收验证码的邮箱</w:t>
            </w:r>
          </w:p>
        </w:tc>
      </w:tr>
      <w:tr w:rsidR="00675E5D" w:rsidRPr="00E8086D" w14:paraId="68F83D93" w14:textId="77777777" w:rsidTr="00675E5D">
        <w:trPr>
          <w:jc w:val="center"/>
        </w:trPr>
        <w:tc>
          <w:tcPr>
            <w:tcW w:w="2294" w:type="dxa"/>
          </w:tcPr>
          <w:p w14:paraId="697E93D1" w14:textId="4BD362FC" w:rsidR="00260871" w:rsidRPr="00260871" w:rsidRDefault="00260871" w:rsidP="00260871">
            <w:pPr>
              <w:spacing w:line="360" w:lineRule="auto"/>
              <w:jc w:val="center"/>
              <w:rPr>
                <w:rFonts w:ascii="Times New Roman" w:hAnsi="Times New Roman"/>
                <w:szCs w:val="21"/>
              </w:rPr>
            </w:pPr>
            <w:r w:rsidRPr="002D7831">
              <w:t>code</w:t>
            </w:r>
          </w:p>
        </w:tc>
        <w:tc>
          <w:tcPr>
            <w:tcW w:w="1670" w:type="dxa"/>
          </w:tcPr>
          <w:p w14:paraId="37F9B1DC" w14:textId="58900DB9" w:rsidR="00260871" w:rsidRPr="00E8086D" w:rsidRDefault="00260871" w:rsidP="00260871">
            <w:pPr>
              <w:spacing w:line="360" w:lineRule="auto"/>
              <w:jc w:val="center"/>
              <w:rPr>
                <w:rFonts w:ascii="Times New Roman" w:hAnsi="Times New Roman"/>
                <w:szCs w:val="21"/>
              </w:rPr>
            </w:pPr>
            <w:r>
              <w:rPr>
                <w:rFonts w:ascii="Times New Roman" w:hAnsi="Times New Roman"/>
                <w:szCs w:val="21"/>
              </w:rPr>
              <w:t>varchar(6)</w:t>
            </w:r>
          </w:p>
        </w:tc>
        <w:tc>
          <w:tcPr>
            <w:tcW w:w="993" w:type="dxa"/>
          </w:tcPr>
          <w:p w14:paraId="01292535"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22852564" w14:textId="6E698792"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6</w:t>
            </w:r>
            <w:r>
              <w:rPr>
                <w:rFonts w:ascii="Times New Roman" w:hAnsi="Times New Roman" w:hint="eastAsia"/>
                <w:szCs w:val="21"/>
              </w:rPr>
              <w:t>位验证码</w:t>
            </w:r>
          </w:p>
        </w:tc>
      </w:tr>
      <w:tr w:rsidR="00675E5D" w:rsidRPr="00E8086D" w14:paraId="2E5CF2D5" w14:textId="77777777" w:rsidTr="00675E5D">
        <w:trPr>
          <w:jc w:val="center"/>
        </w:trPr>
        <w:tc>
          <w:tcPr>
            <w:tcW w:w="2294" w:type="dxa"/>
          </w:tcPr>
          <w:p w14:paraId="165F2A5A" w14:textId="3933AF1A" w:rsidR="00260871" w:rsidRPr="00260871" w:rsidRDefault="00260871" w:rsidP="00260871">
            <w:pPr>
              <w:spacing w:line="360" w:lineRule="auto"/>
              <w:jc w:val="center"/>
              <w:rPr>
                <w:rFonts w:ascii="Times New Roman" w:hAnsi="Times New Roman"/>
                <w:szCs w:val="21"/>
              </w:rPr>
            </w:pPr>
            <w:proofErr w:type="spellStart"/>
            <w:r w:rsidRPr="002D7831">
              <w:t>create_time</w:t>
            </w:r>
            <w:proofErr w:type="spellEnd"/>
          </w:p>
        </w:tc>
        <w:tc>
          <w:tcPr>
            <w:tcW w:w="1670" w:type="dxa"/>
          </w:tcPr>
          <w:p w14:paraId="5BE876BE" w14:textId="100E3EA9" w:rsidR="00260871" w:rsidRPr="00E8086D" w:rsidRDefault="00260871" w:rsidP="00260871">
            <w:pPr>
              <w:spacing w:line="360" w:lineRule="auto"/>
              <w:jc w:val="center"/>
              <w:rPr>
                <w:rFonts w:ascii="Times New Roman" w:hAnsi="Times New Roman"/>
                <w:szCs w:val="21"/>
              </w:rPr>
            </w:pPr>
            <w:proofErr w:type="spellStart"/>
            <w:r w:rsidRPr="00260871">
              <w:rPr>
                <w:rFonts w:ascii="Times New Roman" w:hAnsi="Times New Roman"/>
                <w:szCs w:val="21"/>
              </w:rPr>
              <w:t>bigint</w:t>
            </w:r>
            <w:proofErr w:type="spellEnd"/>
            <w:r w:rsidRPr="00260871">
              <w:rPr>
                <w:rFonts w:ascii="Times New Roman" w:hAnsi="Times New Roman"/>
                <w:szCs w:val="21"/>
              </w:rPr>
              <w:t>(20)</w:t>
            </w:r>
          </w:p>
        </w:tc>
        <w:tc>
          <w:tcPr>
            <w:tcW w:w="993" w:type="dxa"/>
          </w:tcPr>
          <w:p w14:paraId="00202BC6" w14:textId="77777777" w:rsidR="00260871" w:rsidRPr="00E8086D" w:rsidRDefault="00260871" w:rsidP="00260871">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6D3BE8C0" w14:textId="01A79ABA" w:rsidR="00260871" w:rsidRPr="00E8086D" w:rsidRDefault="00675E5D" w:rsidP="00260871">
            <w:pPr>
              <w:spacing w:line="360" w:lineRule="auto"/>
              <w:jc w:val="center"/>
              <w:rPr>
                <w:rFonts w:ascii="Times New Roman" w:hAnsi="Times New Roman"/>
                <w:szCs w:val="21"/>
              </w:rPr>
            </w:pPr>
            <w:r>
              <w:rPr>
                <w:rFonts w:ascii="Times New Roman" w:hAnsi="Times New Roman" w:hint="eastAsia"/>
                <w:szCs w:val="21"/>
              </w:rPr>
              <w:t>验证码发送时间（</w:t>
            </w:r>
            <w:r>
              <w:rPr>
                <w:rFonts w:ascii="Times New Roman" w:hAnsi="Times New Roman" w:hint="eastAsia"/>
                <w:szCs w:val="21"/>
              </w:rPr>
              <w:t>1</w:t>
            </w:r>
            <w:r>
              <w:rPr>
                <w:rFonts w:ascii="Times New Roman" w:hAnsi="Times New Roman"/>
                <w:szCs w:val="21"/>
              </w:rPr>
              <w:t>3</w:t>
            </w:r>
            <w:r>
              <w:rPr>
                <w:rFonts w:ascii="Times New Roman" w:hAnsi="Times New Roman" w:hint="eastAsia"/>
                <w:szCs w:val="21"/>
              </w:rPr>
              <w:t>位时间戳）</w:t>
            </w:r>
          </w:p>
        </w:tc>
      </w:tr>
    </w:tbl>
    <w:p w14:paraId="3190CEB0" w14:textId="3C7A8C8D" w:rsidR="00675E5D" w:rsidRDefault="00675E5D" w:rsidP="00675E5D">
      <w:pPr>
        <w:spacing w:line="360" w:lineRule="auto"/>
        <w:ind w:firstLine="420"/>
        <w:rPr>
          <w:rFonts w:ascii="Times New Roman" w:hAnsi="Times New Roman"/>
          <w:sz w:val="24"/>
          <w:szCs w:val="24"/>
        </w:rPr>
      </w:pPr>
      <w:r>
        <w:rPr>
          <w:rFonts w:ascii="Times New Roman" w:hAnsi="Times New Roman"/>
          <w:sz w:val="24"/>
          <w:szCs w:val="24"/>
        </w:rPr>
        <w:t>6</w:t>
      </w:r>
      <w:r>
        <w:rPr>
          <w:rFonts w:ascii="Times New Roman" w:hAnsi="Times New Roman" w:hint="eastAsia"/>
          <w:sz w:val="24"/>
          <w:szCs w:val="24"/>
        </w:rPr>
        <w:t>、编译信息表（</w:t>
      </w:r>
      <w:r>
        <w:rPr>
          <w:rFonts w:ascii="Times New Roman" w:hAnsi="Times New Roman" w:hint="eastAsia"/>
          <w:sz w:val="24"/>
          <w:szCs w:val="24"/>
        </w:rPr>
        <w:t>compile</w:t>
      </w:r>
      <w:r>
        <w:rPr>
          <w:rFonts w:ascii="Times New Roman" w:hAnsi="Times New Roman" w:hint="eastAsia"/>
          <w:sz w:val="24"/>
          <w:szCs w:val="24"/>
        </w:rPr>
        <w:t>）：该表用来存放编译相关信息，如编译后的文件后</w:t>
      </w:r>
      <w:r>
        <w:rPr>
          <w:rFonts w:ascii="Times New Roman" w:hAnsi="Times New Roman" w:hint="eastAsia"/>
          <w:sz w:val="24"/>
          <w:szCs w:val="24"/>
        </w:rPr>
        <w:lastRenderedPageBreak/>
        <w:t>缀、默认显示的代码、是否存在输入等。</w:t>
      </w:r>
    </w:p>
    <w:p w14:paraId="1B55FBC6" w14:textId="1D5C2A0B" w:rsidR="00675E5D" w:rsidRPr="00E8086D" w:rsidRDefault="00675E5D" w:rsidP="00675E5D">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w:t>
      </w:r>
      <w:r>
        <w:rPr>
          <w:rFonts w:ascii="Times New Roman" w:eastAsia="黑体" w:hAnsi="Times New Roman"/>
          <w:szCs w:val="21"/>
        </w:rPr>
        <w:t>6</w:t>
      </w:r>
      <w:r w:rsidRPr="00600EC4">
        <w:rPr>
          <w:rFonts w:ascii="黑体" w:eastAsia="黑体" w:hAnsi="黑体"/>
          <w:szCs w:val="21"/>
        </w:rPr>
        <w:t xml:space="preserve"> </w:t>
      </w:r>
      <w:r>
        <w:rPr>
          <w:rFonts w:ascii="黑体" w:eastAsia="黑体" w:hAnsi="黑体" w:hint="eastAsia"/>
          <w:szCs w:val="21"/>
        </w:rPr>
        <w:t>编译信息表</w:t>
      </w:r>
      <w:r w:rsidRPr="00675E5D">
        <w:rPr>
          <w:rFonts w:ascii="Times New Roman" w:eastAsia="黑体" w:hAnsi="Times New Roman"/>
          <w:szCs w:val="21"/>
        </w:rPr>
        <w:t>（</w:t>
      </w:r>
      <w:r w:rsidRPr="00675E5D">
        <w:rPr>
          <w:rFonts w:ascii="Times New Roman" w:eastAsia="黑体" w:hAnsi="Times New Roman"/>
          <w:szCs w:val="21"/>
        </w:rPr>
        <w:t>compile</w:t>
      </w:r>
      <w:r w:rsidRPr="00675E5D">
        <w:rPr>
          <w:rFonts w:ascii="Times New Roman" w:eastAsia="黑体" w:hAnsi="Times New Roman"/>
          <w:szCs w:val="21"/>
        </w:rPr>
        <w:t>）</w:t>
      </w:r>
    </w:p>
    <w:tbl>
      <w:tblPr>
        <w:tblStyle w:val="aa"/>
        <w:tblW w:w="0" w:type="auto"/>
        <w:jc w:val="center"/>
        <w:tblLook w:val="04A0" w:firstRow="1" w:lastRow="0" w:firstColumn="1" w:lastColumn="0" w:noHBand="0" w:noVBand="1"/>
      </w:tblPr>
      <w:tblGrid>
        <w:gridCol w:w="2294"/>
        <w:gridCol w:w="1670"/>
        <w:gridCol w:w="993"/>
        <w:gridCol w:w="3339"/>
      </w:tblGrid>
      <w:tr w:rsidR="00675E5D" w:rsidRPr="00E8086D" w14:paraId="1D3BCC2A" w14:textId="77777777" w:rsidTr="007C665B">
        <w:trPr>
          <w:jc w:val="center"/>
        </w:trPr>
        <w:tc>
          <w:tcPr>
            <w:tcW w:w="2294" w:type="dxa"/>
          </w:tcPr>
          <w:p w14:paraId="4CA8997F" w14:textId="77777777" w:rsidR="00675E5D" w:rsidRPr="00E8086D" w:rsidRDefault="00675E5D" w:rsidP="007C665B">
            <w:pPr>
              <w:spacing w:line="360" w:lineRule="auto"/>
              <w:jc w:val="center"/>
              <w:rPr>
                <w:rFonts w:ascii="Times New Roman" w:hAnsi="Times New Roman"/>
                <w:szCs w:val="21"/>
              </w:rPr>
            </w:pPr>
            <w:r w:rsidRPr="00E8086D">
              <w:rPr>
                <w:rFonts w:ascii="Times New Roman" w:hAnsi="Times New Roman"/>
                <w:szCs w:val="21"/>
              </w:rPr>
              <w:t>字段名</w:t>
            </w:r>
          </w:p>
        </w:tc>
        <w:tc>
          <w:tcPr>
            <w:tcW w:w="1670" w:type="dxa"/>
          </w:tcPr>
          <w:p w14:paraId="7B156A4F" w14:textId="77777777" w:rsidR="00675E5D" w:rsidRPr="00E8086D" w:rsidRDefault="00675E5D" w:rsidP="007C665B">
            <w:pPr>
              <w:spacing w:line="360" w:lineRule="auto"/>
              <w:jc w:val="center"/>
              <w:rPr>
                <w:rFonts w:ascii="Times New Roman" w:hAnsi="Times New Roman"/>
                <w:szCs w:val="21"/>
              </w:rPr>
            </w:pPr>
            <w:r>
              <w:rPr>
                <w:rFonts w:ascii="Times New Roman" w:hAnsi="Times New Roman" w:hint="eastAsia"/>
                <w:szCs w:val="21"/>
              </w:rPr>
              <w:t>数据结构</w:t>
            </w:r>
          </w:p>
        </w:tc>
        <w:tc>
          <w:tcPr>
            <w:tcW w:w="993" w:type="dxa"/>
          </w:tcPr>
          <w:p w14:paraId="7F9C5C58" w14:textId="77777777" w:rsidR="00675E5D" w:rsidRPr="00E8086D" w:rsidRDefault="00675E5D" w:rsidP="007C665B">
            <w:pPr>
              <w:spacing w:line="360" w:lineRule="auto"/>
              <w:jc w:val="center"/>
              <w:rPr>
                <w:rFonts w:ascii="Times New Roman" w:hAnsi="Times New Roman"/>
                <w:szCs w:val="21"/>
              </w:rPr>
            </w:pPr>
            <w:r>
              <w:rPr>
                <w:rFonts w:ascii="Times New Roman" w:hAnsi="Times New Roman" w:hint="eastAsia"/>
                <w:szCs w:val="21"/>
              </w:rPr>
              <w:t>主键</w:t>
            </w:r>
          </w:p>
        </w:tc>
        <w:tc>
          <w:tcPr>
            <w:tcW w:w="3339" w:type="dxa"/>
          </w:tcPr>
          <w:p w14:paraId="2C8FA1B8" w14:textId="77777777" w:rsidR="00675E5D" w:rsidRPr="00E8086D" w:rsidRDefault="00675E5D" w:rsidP="007C665B">
            <w:pPr>
              <w:spacing w:line="360" w:lineRule="auto"/>
              <w:jc w:val="center"/>
              <w:rPr>
                <w:rFonts w:ascii="Times New Roman" w:hAnsi="Times New Roman"/>
                <w:szCs w:val="21"/>
              </w:rPr>
            </w:pPr>
            <w:r>
              <w:rPr>
                <w:rFonts w:ascii="Times New Roman" w:hAnsi="Times New Roman" w:hint="eastAsia"/>
                <w:szCs w:val="21"/>
              </w:rPr>
              <w:t>备注</w:t>
            </w:r>
          </w:p>
        </w:tc>
      </w:tr>
      <w:tr w:rsidR="00675E5D" w:rsidRPr="00E8086D" w14:paraId="43FED6F4" w14:textId="77777777" w:rsidTr="007C665B">
        <w:trPr>
          <w:jc w:val="center"/>
        </w:trPr>
        <w:tc>
          <w:tcPr>
            <w:tcW w:w="2294" w:type="dxa"/>
          </w:tcPr>
          <w:p w14:paraId="1A142334" w14:textId="5BC42D40" w:rsidR="00675E5D" w:rsidRPr="00675E5D" w:rsidRDefault="00675E5D" w:rsidP="00675E5D">
            <w:pPr>
              <w:spacing w:line="360" w:lineRule="auto"/>
              <w:jc w:val="center"/>
              <w:rPr>
                <w:rFonts w:ascii="Times New Roman" w:hAnsi="Times New Roman"/>
                <w:szCs w:val="21"/>
              </w:rPr>
            </w:pPr>
            <w:r w:rsidRPr="00675E5D">
              <w:rPr>
                <w:rFonts w:ascii="Times New Roman" w:hAnsi="Times New Roman"/>
              </w:rPr>
              <w:t>id</w:t>
            </w:r>
          </w:p>
        </w:tc>
        <w:tc>
          <w:tcPr>
            <w:tcW w:w="1670" w:type="dxa"/>
          </w:tcPr>
          <w:p w14:paraId="1197415C" w14:textId="77777777" w:rsidR="00675E5D" w:rsidRPr="00E8086D" w:rsidRDefault="00675E5D" w:rsidP="00675E5D">
            <w:pPr>
              <w:spacing w:line="360" w:lineRule="auto"/>
              <w:jc w:val="center"/>
              <w:rPr>
                <w:rFonts w:ascii="Times New Roman" w:hAnsi="Times New Roman"/>
                <w:szCs w:val="21"/>
              </w:rPr>
            </w:pPr>
            <w:r w:rsidRPr="00E8086D">
              <w:rPr>
                <w:rFonts w:ascii="Times New Roman" w:hAnsi="Times New Roman"/>
                <w:szCs w:val="21"/>
              </w:rPr>
              <w:t>int(11)</w:t>
            </w:r>
          </w:p>
        </w:tc>
        <w:tc>
          <w:tcPr>
            <w:tcW w:w="993" w:type="dxa"/>
          </w:tcPr>
          <w:p w14:paraId="72B31420" w14:textId="7777777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Y</w:t>
            </w:r>
          </w:p>
        </w:tc>
        <w:tc>
          <w:tcPr>
            <w:tcW w:w="3339" w:type="dxa"/>
          </w:tcPr>
          <w:p w14:paraId="5B18082F" w14:textId="2F8216BE"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编译信息</w:t>
            </w:r>
            <w:r>
              <w:rPr>
                <w:rFonts w:ascii="Times New Roman" w:hAnsi="Times New Roman" w:hint="eastAsia"/>
                <w:szCs w:val="21"/>
              </w:rPr>
              <w:t>id</w:t>
            </w:r>
            <w:r>
              <w:rPr>
                <w:rFonts w:ascii="Times New Roman" w:hAnsi="Times New Roman" w:hint="eastAsia"/>
                <w:szCs w:val="21"/>
              </w:rPr>
              <w:t>，主键</w:t>
            </w:r>
          </w:p>
        </w:tc>
      </w:tr>
      <w:tr w:rsidR="00675E5D" w:rsidRPr="00E8086D" w14:paraId="054E871B" w14:textId="77777777" w:rsidTr="007C665B">
        <w:trPr>
          <w:jc w:val="center"/>
        </w:trPr>
        <w:tc>
          <w:tcPr>
            <w:tcW w:w="2294" w:type="dxa"/>
          </w:tcPr>
          <w:p w14:paraId="22892D5A" w14:textId="3EEF86FD" w:rsidR="00675E5D" w:rsidRPr="00675E5D" w:rsidRDefault="00675E5D" w:rsidP="00675E5D">
            <w:pPr>
              <w:spacing w:line="360" w:lineRule="auto"/>
              <w:jc w:val="center"/>
              <w:rPr>
                <w:rFonts w:ascii="Times New Roman" w:hAnsi="Times New Roman"/>
                <w:szCs w:val="21"/>
              </w:rPr>
            </w:pPr>
            <w:r w:rsidRPr="00675E5D">
              <w:rPr>
                <w:rFonts w:ascii="Times New Roman" w:hAnsi="Times New Roman"/>
              </w:rPr>
              <w:t>name</w:t>
            </w:r>
          </w:p>
        </w:tc>
        <w:tc>
          <w:tcPr>
            <w:tcW w:w="1670" w:type="dxa"/>
          </w:tcPr>
          <w:p w14:paraId="039D9FF4" w14:textId="2B079103" w:rsidR="00675E5D" w:rsidRPr="00E8086D" w:rsidRDefault="00675E5D" w:rsidP="00675E5D">
            <w:pPr>
              <w:spacing w:line="360" w:lineRule="auto"/>
              <w:jc w:val="center"/>
              <w:rPr>
                <w:rFonts w:ascii="Times New Roman" w:hAnsi="Times New Roman"/>
                <w:szCs w:val="21"/>
              </w:rPr>
            </w:pPr>
            <w:r>
              <w:rPr>
                <w:rFonts w:ascii="Times New Roman" w:hAnsi="Times New Roman"/>
                <w:szCs w:val="21"/>
              </w:rPr>
              <w:t>varchar(50)</w:t>
            </w:r>
          </w:p>
        </w:tc>
        <w:tc>
          <w:tcPr>
            <w:tcW w:w="993" w:type="dxa"/>
          </w:tcPr>
          <w:p w14:paraId="510E0757" w14:textId="7777777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223C7B2F" w14:textId="6F79FA8B"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编译的语言名</w:t>
            </w:r>
          </w:p>
        </w:tc>
      </w:tr>
      <w:tr w:rsidR="00675E5D" w:rsidRPr="00E8086D" w14:paraId="12780BA4" w14:textId="77777777" w:rsidTr="007C665B">
        <w:trPr>
          <w:jc w:val="center"/>
        </w:trPr>
        <w:tc>
          <w:tcPr>
            <w:tcW w:w="2294" w:type="dxa"/>
          </w:tcPr>
          <w:p w14:paraId="30A1BFCC" w14:textId="40BB56B7" w:rsidR="00675E5D" w:rsidRPr="00675E5D" w:rsidRDefault="00675E5D" w:rsidP="00675E5D">
            <w:pPr>
              <w:spacing w:line="360" w:lineRule="auto"/>
              <w:jc w:val="center"/>
              <w:rPr>
                <w:rFonts w:ascii="Times New Roman" w:hAnsi="Times New Roman"/>
                <w:szCs w:val="21"/>
              </w:rPr>
            </w:pPr>
            <w:r w:rsidRPr="00675E5D">
              <w:rPr>
                <w:rFonts w:ascii="Times New Roman" w:hAnsi="Times New Roman"/>
              </w:rPr>
              <w:t>title</w:t>
            </w:r>
          </w:p>
        </w:tc>
        <w:tc>
          <w:tcPr>
            <w:tcW w:w="1670" w:type="dxa"/>
          </w:tcPr>
          <w:p w14:paraId="4847B64C" w14:textId="77777777" w:rsidR="00675E5D" w:rsidRPr="00E8086D" w:rsidRDefault="00675E5D" w:rsidP="00675E5D">
            <w:pPr>
              <w:spacing w:line="360" w:lineRule="auto"/>
              <w:jc w:val="center"/>
              <w:rPr>
                <w:rFonts w:ascii="Times New Roman" w:hAnsi="Times New Roman"/>
                <w:szCs w:val="21"/>
              </w:rPr>
            </w:pPr>
            <w:r>
              <w:rPr>
                <w:rFonts w:ascii="Times New Roman" w:hAnsi="Times New Roman"/>
                <w:szCs w:val="21"/>
              </w:rPr>
              <w:t>varchar(255)</w:t>
            </w:r>
          </w:p>
        </w:tc>
        <w:tc>
          <w:tcPr>
            <w:tcW w:w="993" w:type="dxa"/>
          </w:tcPr>
          <w:p w14:paraId="02295C80" w14:textId="7777777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07CE5AA4" w14:textId="4837C01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显示的标题</w:t>
            </w:r>
          </w:p>
        </w:tc>
      </w:tr>
      <w:tr w:rsidR="00675E5D" w:rsidRPr="00E8086D" w14:paraId="6C5EE536" w14:textId="77777777" w:rsidTr="007C665B">
        <w:trPr>
          <w:jc w:val="center"/>
        </w:trPr>
        <w:tc>
          <w:tcPr>
            <w:tcW w:w="2294" w:type="dxa"/>
          </w:tcPr>
          <w:p w14:paraId="226356AE" w14:textId="3C68A9D8" w:rsidR="00675E5D" w:rsidRPr="00675E5D" w:rsidRDefault="00675E5D" w:rsidP="00675E5D">
            <w:pPr>
              <w:spacing w:line="360" w:lineRule="auto"/>
              <w:jc w:val="center"/>
              <w:rPr>
                <w:rFonts w:ascii="Times New Roman" w:hAnsi="Times New Roman"/>
                <w:szCs w:val="21"/>
              </w:rPr>
            </w:pPr>
            <w:r w:rsidRPr="00675E5D">
              <w:rPr>
                <w:rFonts w:ascii="Times New Roman" w:hAnsi="Times New Roman"/>
              </w:rPr>
              <w:t>description</w:t>
            </w:r>
          </w:p>
        </w:tc>
        <w:tc>
          <w:tcPr>
            <w:tcW w:w="1670" w:type="dxa"/>
          </w:tcPr>
          <w:p w14:paraId="58012012" w14:textId="7D53818B" w:rsidR="00675E5D" w:rsidRPr="00E8086D" w:rsidRDefault="00675E5D" w:rsidP="00675E5D">
            <w:pPr>
              <w:spacing w:line="360" w:lineRule="auto"/>
              <w:jc w:val="center"/>
              <w:rPr>
                <w:rFonts w:ascii="Times New Roman" w:hAnsi="Times New Roman"/>
                <w:szCs w:val="21"/>
              </w:rPr>
            </w:pPr>
            <w:r>
              <w:rPr>
                <w:rFonts w:ascii="Times New Roman" w:hAnsi="Times New Roman"/>
                <w:szCs w:val="21"/>
              </w:rPr>
              <w:t>varchar(255)</w:t>
            </w:r>
          </w:p>
        </w:tc>
        <w:tc>
          <w:tcPr>
            <w:tcW w:w="993" w:type="dxa"/>
          </w:tcPr>
          <w:p w14:paraId="3E384657" w14:textId="7777777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0FEF5A11" w14:textId="4447F12D"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详细描述</w:t>
            </w:r>
          </w:p>
        </w:tc>
      </w:tr>
      <w:tr w:rsidR="00675E5D" w:rsidRPr="00E8086D" w14:paraId="1EEAEE38" w14:textId="77777777" w:rsidTr="007C665B">
        <w:trPr>
          <w:jc w:val="center"/>
        </w:trPr>
        <w:tc>
          <w:tcPr>
            <w:tcW w:w="2294" w:type="dxa"/>
          </w:tcPr>
          <w:p w14:paraId="0F8C3AD0" w14:textId="7A3DB793" w:rsidR="00675E5D" w:rsidRPr="00675E5D" w:rsidRDefault="00675E5D" w:rsidP="00675E5D">
            <w:pPr>
              <w:spacing w:line="360" w:lineRule="auto"/>
              <w:jc w:val="center"/>
              <w:rPr>
                <w:rFonts w:ascii="Times New Roman" w:hAnsi="Times New Roman"/>
                <w:szCs w:val="21"/>
              </w:rPr>
            </w:pPr>
            <w:proofErr w:type="spellStart"/>
            <w:r w:rsidRPr="00675E5D">
              <w:rPr>
                <w:rFonts w:ascii="Times New Roman" w:hAnsi="Times New Roman"/>
              </w:rPr>
              <w:t>runcode</w:t>
            </w:r>
            <w:proofErr w:type="spellEnd"/>
          </w:p>
        </w:tc>
        <w:tc>
          <w:tcPr>
            <w:tcW w:w="1670" w:type="dxa"/>
          </w:tcPr>
          <w:p w14:paraId="11B8EA26" w14:textId="002E65DB" w:rsidR="00675E5D" w:rsidRPr="00E8086D" w:rsidRDefault="00675E5D" w:rsidP="00675E5D">
            <w:pPr>
              <w:spacing w:line="360" w:lineRule="auto"/>
              <w:jc w:val="center"/>
              <w:rPr>
                <w:rFonts w:ascii="Times New Roman" w:hAnsi="Times New Roman"/>
                <w:szCs w:val="21"/>
              </w:rPr>
            </w:pPr>
            <w:r w:rsidRPr="00E8086D">
              <w:rPr>
                <w:rFonts w:ascii="Times New Roman" w:hAnsi="Times New Roman"/>
                <w:szCs w:val="21"/>
              </w:rPr>
              <w:t>int(11)</w:t>
            </w:r>
          </w:p>
        </w:tc>
        <w:tc>
          <w:tcPr>
            <w:tcW w:w="993" w:type="dxa"/>
          </w:tcPr>
          <w:p w14:paraId="7DFB6A33" w14:textId="7777777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312621C9" w14:textId="64FAFCD7" w:rsidR="00675E5D" w:rsidRPr="00E8086D" w:rsidRDefault="00675E5D" w:rsidP="00675E5D">
            <w:pPr>
              <w:spacing w:line="360" w:lineRule="auto"/>
              <w:jc w:val="center"/>
              <w:rPr>
                <w:rFonts w:ascii="Times New Roman" w:hAnsi="Times New Roman"/>
                <w:szCs w:val="21"/>
              </w:rPr>
            </w:pPr>
            <w:r>
              <w:rPr>
                <w:rFonts w:ascii="Times New Roman" w:hAnsi="Times New Roman" w:hint="eastAsia"/>
                <w:szCs w:val="21"/>
              </w:rPr>
              <w:t>编译时的运行代码（均不同）</w:t>
            </w:r>
          </w:p>
        </w:tc>
      </w:tr>
      <w:tr w:rsidR="00675E5D" w:rsidRPr="00E8086D" w14:paraId="647E44DA" w14:textId="77777777" w:rsidTr="007C665B">
        <w:trPr>
          <w:jc w:val="center"/>
        </w:trPr>
        <w:tc>
          <w:tcPr>
            <w:tcW w:w="2294" w:type="dxa"/>
          </w:tcPr>
          <w:p w14:paraId="4A16CCDE" w14:textId="2CB88827" w:rsidR="00675E5D" w:rsidRPr="00675E5D" w:rsidRDefault="00675E5D" w:rsidP="00675E5D">
            <w:pPr>
              <w:spacing w:line="360" w:lineRule="auto"/>
              <w:jc w:val="center"/>
              <w:rPr>
                <w:rFonts w:ascii="Times New Roman" w:hAnsi="Times New Roman"/>
              </w:rPr>
            </w:pPr>
            <w:r w:rsidRPr="00675E5D">
              <w:rPr>
                <w:rFonts w:ascii="Times New Roman" w:hAnsi="Times New Roman"/>
              </w:rPr>
              <w:t>path</w:t>
            </w:r>
          </w:p>
        </w:tc>
        <w:tc>
          <w:tcPr>
            <w:tcW w:w="1670" w:type="dxa"/>
          </w:tcPr>
          <w:p w14:paraId="67BE4B0B" w14:textId="7388C931" w:rsidR="00675E5D" w:rsidRPr="00260871" w:rsidRDefault="00675E5D" w:rsidP="00675E5D">
            <w:pPr>
              <w:spacing w:line="360" w:lineRule="auto"/>
              <w:jc w:val="center"/>
              <w:rPr>
                <w:rFonts w:ascii="Times New Roman" w:hAnsi="Times New Roman"/>
                <w:szCs w:val="21"/>
              </w:rPr>
            </w:pPr>
            <w:r>
              <w:rPr>
                <w:rFonts w:ascii="Times New Roman" w:hAnsi="Times New Roman"/>
                <w:szCs w:val="21"/>
              </w:rPr>
              <w:t>varchar(50)</w:t>
            </w:r>
          </w:p>
        </w:tc>
        <w:tc>
          <w:tcPr>
            <w:tcW w:w="993" w:type="dxa"/>
          </w:tcPr>
          <w:p w14:paraId="0A51E281" w14:textId="782CFA86" w:rsidR="00675E5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026B2BDC" w14:textId="034916F1" w:rsidR="00675E5D" w:rsidRDefault="00675E5D" w:rsidP="00675E5D">
            <w:pPr>
              <w:spacing w:line="360" w:lineRule="auto"/>
              <w:jc w:val="center"/>
              <w:rPr>
                <w:rFonts w:ascii="Times New Roman" w:hAnsi="Times New Roman"/>
                <w:szCs w:val="21"/>
              </w:rPr>
            </w:pPr>
            <w:r>
              <w:rPr>
                <w:rFonts w:ascii="Times New Roman" w:hAnsi="Times New Roman" w:hint="eastAsia"/>
                <w:szCs w:val="21"/>
              </w:rPr>
              <w:t>图片名</w:t>
            </w:r>
          </w:p>
        </w:tc>
      </w:tr>
      <w:tr w:rsidR="00675E5D" w:rsidRPr="00E8086D" w14:paraId="324F95E2" w14:textId="77777777" w:rsidTr="007C665B">
        <w:trPr>
          <w:jc w:val="center"/>
        </w:trPr>
        <w:tc>
          <w:tcPr>
            <w:tcW w:w="2294" w:type="dxa"/>
          </w:tcPr>
          <w:p w14:paraId="7F4E1E29" w14:textId="3E4BFC7C" w:rsidR="00675E5D" w:rsidRPr="00675E5D" w:rsidRDefault="00675E5D" w:rsidP="00675E5D">
            <w:pPr>
              <w:spacing w:line="360" w:lineRule="auto"/>
              <w:jc w:val="center"/>
              <w:rPr>
                <w:rFonts w:ascii="Times New Roman" w:hAnsi="Times New Roman"/>
              </w:rPr>
            </w:pPr>
            <w:r w:rsidRPr="00675E5D">
              <w:rPr>
                <w:rFonts w:ascii="Times New Roman" w:hAnsi="Times New Roman"/>
              </w:rPr>
              <w:t>mode</w:t>
            </w:r>
          </w:p>
        </w:tc>
        <w:tc>
          <w:tcPr>
            <w:tcW w:w="1670" w:type="dxa"/>
          </w:tcPr>
          <w:p w14:paraId="72E81163" w14:textId="5C16D431" w:rsidR="00675E5D" w:rsidRPr="00260871" w:rsidRDefault="00675E5D" w:rsidP="00675E5D">
            <w:pPr>
              <w:spacing w:line="360" w:lineRule="auto"/>
              <w:jc w:val="center"/>
              <w:rPr>
                <w:rFonts w:ascii="Times New Roman" w:hAnsi="Times New Roman"/>
                <w:szCs w:val="21"/>
              </w:rPr>
            </w:pPr>
            <w:r>
              <w:rPr>
                <w:rFonts w:ascii="Times New Roman" w:hAnsi="Times New Roman"/>
                <w:szCs w:val="21"/>
              </w:rPr>
              <w:t>varchar(255)</w:t>
            </w:r>
          </w:p>
        </w:tc>
        <w:tc>
          <w:tcPr>
            <w:tcW w:w="993" w:type="dxa"/>
          </w:tcPr>
          <w:p w14:paraId="4BF004F7" w14:textId="29BD5B5A" w:rsidR="00675E5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51FB5743" w14:textId="408537DF" w:rsidR="00675E5D" w:rsidRDefault="00675E5D" w:rsidP="00675E5D">
            <w:pPr>
              <w:spacing w:line="360" w:lineRule="auto"/>
              <w:jc w:val="center"/>
              <w:rPr>
                <w:rFonts w:ascii="Times New Roman" w:hAnsi="Times New Roman"/>
                <w:szCs w:val="21"/>
              </w:rPr>
            </w:pPr>
            <w:r>
              <w:rPr>
                <w:rFonts w:ascii="Times New Roman" w:hAnsi="Times New Roman" w:hint="eastAsia"/>
                <w:szCs w:val="21"/>
              </w:rPr>
              <w:t>用来匹配代码输入框的</w:t>
            </w:r>
            <w:r>
              <w:rPr>
                <w:rFonts w:ascii="Times New Roman" w:hAnsi="Times New Roman" w:hint="eastAsia"/>
                <w:szCs w:val="21"/>
              </w:rPr>
              <w:t>CSS</w:t>
            </w:r>
          </w:p>
        </w:tc>
      </w:tr>
      <w:tr w:rsidR="00675E5D" w:rsidRPr="00E8086D" w14:paraId="7B13C22F" w14:textId="77777777" w:rsidTr="007C665B">
        <w:trPr>
          <w:jc w:val="center"/>
        </w:trPr>
        <w:tc>
          <w:tcPr>
            <w:tcW w:w="2294" w:type="dxa"/>
          </w:tcPr>
          <w:p w14:paraId="22A7AB3F" w14:textId="0422035B" w:rsidR="00675E5D" w:rsidRPr="00675E5D" w:rsidRDefault="00675E5D" w:rsidP="00675E5D">
            <w:pPr>
              <w:spacing w:line="360" w:lineRule="auto"/>
              <w:jc w:val="center"/>
              <w:rPr>
                <w:rFonts w:ascii="Times New Roman" w:hAnsi="Times New Roman"/>
              </w:rPr>
            </w:pPr>
            <w:proofErr w:type="spellStart"/>
            <w:r w:rsidRPr="00675E5D">
              <w:rPr>
                <w:rFonts w:ascii="Times New Roman" w:hAnsi="Times New Roman"/>
              </w:rPr>
              <w:t>fileext</w:t>
            </w:r>
            <w:proofErr w:type="spellEnd"/>
          </w:p>
        </w:tc>
        <w:tc>
          <w:tcPr>
            <w:tcW w:w="1670" w:type="dxa"/>
          </w:tcPr>
          <w:p w14:paraId="1561428B" w14:textId="6231A566" w:rsidR="00675E5D" w:rsidRPr="00260871" w:rsidRDefault="00675E5D" w:rsidP="00675E5D">
            <w:pPr>
              <w:spacing w:line="360" w:lineRule="auto"/>
              <w:jc w:val="center"/>
              <w:rPr>
                <w:rFonts w:ascii="Times New Roman" w:hAnsi="Times New Roman"/>
                <w:szCs w:val="21"/>
              </w:rPr>
            </w:pPr>
            <w:r>
              <w:rPr>
                <w:rFonts w:ascii="Times New Roman" w:hAnsi="Times New Roman"/>
                <w:szCs w:val="21"/>
              </w:rPr>
              <w:t>varchar(255)</w:t>
            </w:r>
          </w:p>
        </w:tc>
        <w:tc>
          <w:tcPr>
            <w:tcW w:w="993" w:type="dxa"/>
          </w:tcPr>
          <w:p w14:paraId="4F4279E1" w14:textId="5E937178" w:rsidR="00675E5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444A8D19" w14:textId="75EB3DD1" w:rsidR="00675E5D" w:rsidRDefault="00675E5D" w:rsidP="00675E5D">
            <w:pPr>
              <w:spacing w:line="360" w:lineRule="auto"/>
              <w:jc w:val="center"/>
              <w:rPr>
                <w:rFonts w:ascii="Times New Roman" w:hAnsi="Times New Roman"/>
                <w:szCs w:val="21"/>
              </w:rPr>
            </w:pPr>
            <w:r>
              <w:rPr>
                <w:rFonts w:ascii="Times New Roman" w:hAnsi="Times New Roman" w:hint="eastAsia"/>
                <w:szCs w:val="21"/>
              </w:rPr>
              <w:t>编译文件的后缀名</w:t>
            </w:r>
          </w:p>
        </w:tc>
      </w:tr>
      <w:tr w:rsidR="00675E5D" w:rsidRPr="00E8086D" w14:paraId="234BF8D1" w14:textId="77777777" w:rsidTr="007C665B">
        <w:trPr>
          <w:jc w:val="center"/>
        </w:trPr>
        <w:tc>
          <w:tcPr>
            <w:tcW w:w="2294" w:type="dxa"/>
          </w:tcPr>
          <w:p w14:paraId="1363BA24" w14:textId="27E77986" w:rsidR="00675E5D" w:rsidRPr="00675E5D" w:rsidRDefault="00675E5D" w:rsidP="00675E5D">
            <w:pPr>
              <w:spacing w:line="360" w:lineRule="auto"/>
              <w:jc w:val="center"/>
              <w:rPr>
                <w:rFonts w:ascii="Times New Roman" w:hAnsi="Times New Roman"/>
              </w:rPr>
            </w:pPr>
            <w:r w:rsidRPr="00675E5D">
              <w:rPr>
                <w:rFonts w:ascii="Times New Roman" w:hAnsi="Times New Roman"/>
              </w:rPr>
              <w:t>code</w:t>
            </w:r>
          </w:p>
        </w:tc>
        <w:tc>
          <w:tcPr>
            <w:tcW w:w="1670" w:type="dxa"/>
          </w:tcPr>
          <w:p w14:paraId="73E8A7DB" w14:textId="2E3FFAA0" w:rsidR="00675E5D" w:rsidRPr="00260871" w:rsidRDefault="00675E5D" w:rsidP="00675E5D">
            <w:pPr>
              <w:spacing w:line="360" w:lineRule="auto"/>
              <w:jc w:val="center"/>
              <w:rPr>
                <w:rFonts w:ascii="Times New Roman" w:hAnsi="Times New Roman"/>
                <w:szCs w:val="21"/>
              </w:rPr>
            </w:pPr>
            <w:r>
              <w:rPr>
                <w:rFonts w:ascii="Times New Roman" w:hAnsi="Times New Roman"/>
                <w:szCs w:val="21"/>
              </w:rPr>
              <w:t>varchar(512)</w:t>
            </w:r>
          </w:p>
        </w:tc>
        <w:tc>
          <w:tcPr>
            <w:tcW w:w="993" w:type="dxa"/>
          </w:tcPr>
          <w:p w14:paraId="3F7C5FEA" w14:textId="7A2B9080" w:rsidR="00675E5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21786874" w14:textId="36509E34" w:rsidR="00675E5D" w:rsidRDefault="00675E5D" w:rsidP="00675E5D">
            <w:pPr>
              <w:spacing w:line="360" w:lineRule="auto"/>
              <w:jc w:val="center"/>
              <w:rPr>
                <w:rFonts w:ascii="Times New Roman" w:hAnsi="Times New Roman"/>
                <w:szCs w:val="21"/>
              </w:rPr>
            </w:pPr>
            <w:r>
              <w:rPr>
                <w:rFonts w:ascii="Times New Roman" w:hAnsi="Times New Roman" w:hint="eastAsia"/>
                <w:szCs w:val="21"/>
              </w:rPr>
              <w:t>初始代码</w:t>
            </w:r>
          </w:p>
        </w:tc>
      </w:tr>
      <w:tr w:rsidR="00675E5D" w:rsidRPr="00E8086D" w14:paraId="38B44B66" w14:textId="77777777" w:rsidTr="007C665B">
        <w:trPr>
          <w:jc w:val="center"/>
        </w:trPr>
        <w:tc>
          <w:tcPr>
            <w:tcW w:w="2294" w:type="dxa"/>
          </w:tcPr>
          <w:p w14:paraId="29BD0751" w14:textId="762DDDBF" w:rsidR="00675E5D" w:rsidRPr="00675E5D" w:rsidRDefault="00675E5D" w:rsidP="00675E5D">
            <w:pPr>
              <w:spacing w:line="360" w:lineRule="auto"/>
              <w:jc w:val="center"/>
              <w:rPr>
                <w:rFonts w:ascii="Times New Roman" w:hAnsi="Times New Roman"/>
              </w:rPr>
            </w:pPr>
            <w:proofErr w:type="spellStart"/>
            <w:r w:rsidRPr="00675E5D">
              <w:rPr>
                <w:rFonts w:ascii="Times New Roman" w:hAnsi="Times New Roman"/>
              </w:rPr>
              <w:t>hasStdin</w:t>
            </w:r>
            <w:proofErr w:type="spellEnd"/>
          </w:p>
        </w:tc>
        <w:tc>
          <w:tcPr>
            <w:tcW w:w="1670" w:type="dxa"/>
          </w:tcPr>
          <w:p w14:paraId="53CE84BE" w14:textId="30A65BB6" w:rsidR="00675E5D" w:rsidRPr="00260871" w:rsidRDefault="00675E5D" w:rsidP="00675E5D">
            <w:pPr>
              <w:spacing w:line="360" w:lineRule="auto"/>
              <w:jc w:val="center"/>
              <w:rPr>
                <w:rFonts w:ascii="Times New Roman" w:hAnsi="Times New Roman"/>
                <w:szCs w:val="21"/>
              </w:rPr>
            </w:pPr>
            <w:r w:rsidRPr="00E8086D">
              <w:rPr>
                <w:rFonts w:ascii="Times New Roman" w:hAnsi="Times New Roman"/>
                <w:szCs w:val="21"/>
              </w:rPr>
              <w:t>int(11)</w:t>
            </w:r>
          </w:p>
        </w:tc>
        <w:tc>
          <w:tcPr>
            <w:tcW w:w="993" w:type="dxa"/>
          </w:tcPr>
          <w:p w14:paraId="34C75074" w14:textId="378D8487" w:rsidR="00675E5D" w:rsidRDefault="00675E5D" w:rsidP="00675E5D">
            <w:pPr>
              <w:spacing w:line="360" w:lineRule="auto"/>
              <w:jc w:val="center"/>
              <w:rPr>
                <w:rFonts w:ascii="Times New Roman" w:hAnsi="Times New Roman"/>
                <w:szCs w:val="21"/>
              </w:rPr>
            </w:pPr>
            <w:r>
              <w:rPr>
                <w:rFonts w:ascii="Times New Roman" w:hAnsi="Times New Roman" w:hint="eastAsia"/>
                <w:szCs w:val="21"/>
              </w:rPr>
              <w:t>N</w:t>
            </w:r>
          </w:p>
        </w:tc>
        <w:tc>
          <w:tcPr>
            <w:tcW w:w="3339" w:type="dxa"/>
          </w:tcPr>
          <w:p w14:paraId="5D664D67" w14:textId="28D6CA18" w:rsidR="00675E5D" w:rsidRDefault="00675E5D" w:rsidP="00675E5D">
            <w:pPr>
              <w:spacing w:line="360" w:lineRule="auto"/>
              <w:jc w:val="center"/>
              <w:rPr>
                <w:rFonts w:ascii="Times New Roman" w:hAnsi="Times New Roman"/>
                <w:szCs w:val="21"/>
              </w:rPr>
            </w:pPr>
            <w:r>
              <w:rPr>
                <w:rFonts w:ascii="Times New Roman" w:hAnsi="Times New Roman" w:hint="eastAsia"/>
                <w:szCs w:val="21"/>
              </w:rPr>
              <w:t>是否需要输入</w:t>
            </w:r>
          </w:p>
        </w:tc>
      </w:tr>
    </w:tbl>
    <w:p w14:paraId="1DF1A822" w14:textId="6CEDB932" w:rsidR="00675E5D" w:rsidRDefault="00675E5D" w:rsidP="00675E5D">
      <w:pPr>
        <w:spacing w:line="360" w:lineRule="auto"/>
        <w:outlineLvl w:val="2"/>
        <w:rPr>
          <w:rFonts w:ascii="Times New Roman" w:eastAsia="黑体" w:hAnsi="Times New Roman"/>
          <w:b/>
          <w:sz w:val="24"/>
          <w:szCs w:val="24"/>
        </w:rPr>
      </w:pPr>
      <w:bookmarkStart w:id="48" w:name="_Toc72610899"/>
      <w:r>
        <w:rPr>
          <w:rFonts w:ascii="Times New Roman" w:eastAsia="黑体" w:hAnsi="Times New Roman"/>
          <w:b/>
          <w:sz w:val="24"/>
          <w:szCs w:val="24"/>
        </w:rPr>
        <w:t>4.2.3</w:t>
      </w:r>
      <w:r>
        <w:rPr>
          <w:rFonts w:ascii="Times New Roman" w:eastAsia="黑体" w:hAnsi="Times New Roman"/>
          <w:sz w:val="24"/>
          <w:szCs w:val="24"/>
        </w:rPr>
        <w:t xml:space="preserve"> </w:t>
      </w:r>
      <w:r>
        <w:rPr>
          <w:rFonts w:ascii="Times New Roman" w:eastAsia="黑体" w:hAnsi="Times New Roman" w:hint="eastAsia"/>
          <w:b/>
          <w:sz w:val="24"/>
          <w:szCs w:val="24"/>
        </w:rPr>
        <w:t>触发器设计</w:t>
      </w:r>
      <w:bookmarkEnd w:id="48"/>
    </w:p>
    <w:p w14:paraId="3AFB25D5" w14:textId="184295C9" w:rsidR="00694168" w:rsidRDefault="00675E5D" w:rsidP="00DD2AC9">
      <w:pPr>
        <w:spacing w:line="360" w:lineRule="auto"/>
        <w:rPr>
          <w:rFonts w:ascii="Times New Roman" w:hAnsi="Times New Roman"/>
          <w:sz w:val="24"/>
          <w:szCs w:val="24"/>
        </w:rPr>
      </w:pPr>
      <w:r>
        <w:rPr>
          <w:rFonts w:ascii="Times New Roman" w:hAnsi="Times New Roman"/>
          <w:sz w:val="24"/>
          <w:szCs w:val="24"/>
        </w:rPr>
        <w:tab/>
      </w:r>
      <w:r w:rsidRPr="00675E5D">
        <w:rPr>
          <w:rFonts w:ascii="Times New Roman" w:hAnsi="Times New Roman" w:hint="eastAsia"/>
          <w:sz w:val="24"/>
          <w:szCs w:val="24"/>
        </w:rPr>
        <w:t>触发器（</w:t>
      </w:r>
      <w:r w:rsidRPr="00675E5D">
        <w:rPr>
          <w:rFonts w:ascii="Times New Roman" w:hAnsi="Times New Roman" w:hint="eastAsia"/>
          <w:sz w:val="24"/>
          <w:szCs w:val="24"/>
        </w:rPr>
        <w:t>trigger</w:t>
      </w:r>
      <w:r w:rsidRPr="00675E5D">
        <w:rPr>
          <w:rFonts w:ascii="Times New Roman" w:hAnsi="Times New Roman" w:hint="eastAsia"/>
          <w:sz w:val="24"/>
          <w:szCs w:val="24"/>
        </w:rPr>
        <w:t>）是数据库提供的一种方法，用来保证数据完整性，它是与</w:t>
      </w:r>
      <w:proofErr w:type="gramStart"/>
      <w:r w:rsidRPr="00675E5D">
        <w:rPr>
          <w:rFonts w:ascii="Times New Roman" w:hAnsi="Times New Roman" w:hint="eastAsia"/>
          <w:sz w:val="24"/>
          <w:szCs w:val="24"/>
        </w:rPr>
        <w:t>表事件</w:t>
      </w:r>
      <w:proofErr w:type="gramEnd"/>
      <w:r w:rsidRPr="00675E5D">
        <w:rPr>
          <w:rFonts w:ascii="Times New Roman" w:hAnsi="Times New Roman" w:hint="eastAsia"/>
          <w:sz w:val="24"/>
          <w:szCs w:val="24"/>
        </w:rPr>
        <w:t>相关的特殊的存储过程，它的执行不是由程序调用，也不是手工启动，而是由事件来触发，比如当对一个表进行操作（</w:t>
      </w:r>
      <w:r w:rsidRPr="00675E5D">
        <w:rPr>
          <w:rFonts w:ascii="Times New Roman" w:hAnsi="Times New Roman" w:hint="eastAsia"/>
          <w:sz w:val="24"/>
          <w:szCs w:val="24"/>
        </w:rPr>
        <w:t>insert</w:t>
      </w:r>
      <w:r w:rsidRPr="00675E5D">
        <w:rPr>
          <w:rFonts w:ascii="Times New Roman" w:hAnsi="Times New Roman" w:hint="eastAsia"/>
          <w:sz w:val="24"/>
          <w:szCs w:val="24"/>
        </w:rPr>
        <w:t>，</w:t>
      </w:r>
      <w:r w:rsidRPr="00675E5D">
        <w:rPr>
          <w:rFonts w:ascii="Times New Roman" w:hAnsi="Times New Roman" w:hint="eastAsia"/>
          <w:sz w:val="24"/>
          <w:szCs w:val="24"/>
        </w:rPr>
        <w:t>delete</w:t>
      </w:r>
      <w:r w:rsidRPr="00675E5D">
        <w:rPr>
          <w:rFonts w:ascii="Times New Roman" w:hAnsi="Times New Roman" w:hint="eastAsia"/>
          <w:sz w:val="24"/>
          <w:szCs w:val="24"/>
        </w:rPr>
        <w:t>，</w:t>
      </w:r>
      <w:r w:rsidRPr="00675E5D">
        <w:rPr>
          <w:rFonts w:ascii="Times New Roman" w:hAnsi="Times New Roman" w:hint="eastAsia"/>
          <w:sz w:val="24"/>
          <w:szCs w:val="24"/>
        </w:rPr>
        <w:t>update</w:t>
      </w:r>
      <w:r w:rsidRPr="00675E5D">
        <w:rPr>
          <w:rFonts w:ascii="Times New Roman" w:hAnsi="Times New Roman" w:hint="eastAsia"/>
          <w:sz w:val="24"/>
          <w:szCs w:val="24"/>
        </w:rPr>
        <w:t>）时就会激活它执行。触发器经常用于加强数据的完整性约束和业务规则等。触发器可以从</w:t>
      </w:r>
      <w:r w:rsidRPr="00675E5D">
        <w:rPr>
          <w:rFonts w:ascii="Times New Roman" w:hAnsi="Times New Roman" w:hint="eastAsia"/>
          <w:sz w:val="24"/>
          <w:szCs w:val="24"/>
        </w:rPr>
        <w:t xml:space="preserve"> DBA_TRIGGERS</w:t>
      </w:r>
      <w:r w:rsidRPr="00675E5D">
        <w:rPr>
          <w:rFonts w:ascii="Times New Roman" w:hAnsi="Times New Roman" w:hint="eastAsia"/>
          <w:sz w:val="24"/>
          <w:szCs w:val="24"/>
        </w:rPr>
        <w:t>，</w:t>
      </w:r>
      <w:r w:rsidRPr="00675E5D">
        <w:rPr>
          <w:rFonts w:ascii="Times New Roman" w:hAnsi="Times New Roman" w:hint="eastAsia"/>
          <w:sz w:val="24"/>
          <w:szCs w:val="24"/>
        </w:rPr>
        <w:t>USER_TRIGGERS</w:t>
      </w:r>
      <w:r w:rsidRPr="00675E5D">
        <w:rPr>
          <w:rFonts w:ascii="Times New Roman" w:hAnsi="Times New Roman" w:hint="eastAsia"/>
          <w:sz w:val="24"/>
          <w:szCs w:val="24"/>
        </w:rPr>
        <w:t>数据字典中查到。</w:t>
      </w:r>
    </w:p>
    <w:p w14:paraId="4D78FC7C" w14:textId="0937CD6B" w:rsidR="00C568F2" w:rsidRDefault="00C568F2" w:rsidP="00C568F2">
      <w:pPr>
        <w:spacing w:line="360" w:lineRule="auto"/>
        <w:ind w:firstLine="420"/>
        <w:rPr>
          <w:rFonts w:ascii="Times New Roman" w:hAnsi="Times New Roman"/>
          <w:sz w:val="24"/>
          <w:szCs w:val="24"/>
        </w:rPr>
      </w:pPr>
      <w:r w:rsidRPr="00C568F2">
        <w:rPr>
          <w:rFonts w:ascii="Times New Roman" w:hAnsi="Times New Roman" w:hint="eastAsia"/>
          <w:sz w:val="24"/>
          <w:szCs w:val="24"/>
        </w:rPr>
        <w:t>触发器功能强大，轻松可靠地实现许多复杂的功能，但同时也要慎用触发器。触发器本身没有过错，但滥用可能会造成数据库及应用程序的维护困难。在数据库操作中，系统可以通过关系、触发器、存储过程、应用程序等来实现数据操作……</w:t>
      </w:r>
      <w:r w:rsidRPr="00C568F2">
        <w:rPr>
          <w:rFonts w:ascii="Times New Roman" w:hAnsi="Times New Roman" w:hint="eastAsia"/>
          <w:sz w:val="24"/>
          <w:szCs w:val="24"/>
        </w:rPr>
        <w:t xml:space="preserve"> </w:t>
      </w:r>
      <w:r w:rsidRPr="00C568F2">
        <w:rPr>
          <w:rFonts w:ascii="Times New Roman" w:hAnsi="Times New Roman" w:hint="eastAsia"/>
          <w:sz w:val="24"/>
          <w:szCs w:val="24"/>
        </w:rPr>
        <w:t>同时规则、约束、缺省值也是保证数据完整性的重要保障。如果对触发器过分的依赖，势必影响数据库的结构，同时增加了维护的复杂程度。</w:t>
      </w:r>
    </w:p>
    <w:p w14:paraId="28708685" w14:textId="06FDEBE2" w:rsidR="005C47D0" w:rsidRDefault="005C47D0"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在本项目中，多表之间存在一定程度的耦合，在项目中一些</w:t>
      </w:r>
      <w:r w:rsidRPr="005C47D0">
        <w:rPr>
          <w:rFonts w:ascii="Times New Roman" w:hAnsi="Times New Roman" w:hint="eastAsia"/>
          <w:sz w:val="24"/>
          <w:szCs w:val="24"/>
        </w:rPr>
        <w:t>复杂的业务规则或要求</w:t>
      </w:r>
      <w:r>
        <w:rPr>
          <w:rFonts w:ascii="Times New Roman" w:hAnsi="Times New Roman" w:hint="eastAsia"/>
          <w:sz w:val="24"/>
          <w:szCs w:val="24"/>
        </w:rPr>
        <w:t>（如当给用户点赞，本质上是向</w:t>
      </w:r>
      <w:r>
        <w:rPr>
          <w:rFonts w:ascii="Times New Roman" w:hAnsi="Times New Roman" w:hint="eastAsia"/>
          <w:sz w:val="24"/>
          <w:szCs w:val="24"/>
        </w:rPr>
        <w:t>like</w:t>
      </w:r>
      <w:r>
        <w:rPr>
          <w:rFonts w:ascii="Times New Roman" w:hAnsi="Times New Roman" w:hint="eastAsia"/>
          <w:sz w:val="24"/>
          <w:szCs w:val="24"/>
        </w:rPr>
        <w:t>表插入一条新的记录，此时首先需要判断是给文章还是评论点赞，判断之后需要给对应的文章或评论表里的对应记录中的</w:t>
      </w:r>
      <w:proofErr w:type="gramStart"/>
      <w:r>
        <w:rPr>
          <w:rFonts w:ascii="Times New Roman" w:hAnsi="Times New Roman" w:hint="eastAsia"/>
          <w:sz w:val="24"/>
          <w:szCs w:val="24"/>
        </w:rPr>
        <w:t>点赞量</w:t>
      </w:r>
      <w:proofErr w:type="gramEnd"/>
      <w:r>
        <w:rPr>
          <w:rFonts w:ascii="Times New Roman" w:hAnsi="Times New Roman" w:hint="eastAsia"/>
          <w:sz w:val="24"/>
          <w:szCs w:val="24"/>
        </w:rPr>
        <w:t>加</w:t>
      </w:r>
      <w:r>
        <w:rPr>
          <w:rFonts w:ascii="Times New Roman" w:hAnsi="Times New Roman" w:hint="eastAsia"/>
          <w:sz w:val="24"/>
          <w:szCs w:val="24"/>
        </w:rPr>
        <w:t>1</w:t>
      </w:r>
      <w:r>
        <w:rPr>
          <w:rFonts w:ascii="Times New Roman" w:hAnsi="Times New Roman" w:hint="eastAsia"/>
          <w:sz w:val="24"/>
          <w:szCs w:val="24"/>
        </w:rPr>
        <w:t>，最后还要将</w:t>
      </w:r>
      <w:r>
        <w:rPr>
          <w:rFonts w:ascii="Times New Roman" w:hAnsi="Times New Roman" w:hint="eastAsia"/>
          <w:sz w:val="24"/>
          <w:szCs w:val="24"/>
        </w:rPr>
        <w:t>user</w:t>
      </w:r>
      <w:r>
        <w:rPr>
          <w:rFonts w:ascii="Times New Roman" w:hAnsi="Times New Roman" w:hint="eastAsia"/>
          <w:sz w:val="24"/>
          <w:szCs w:val="24"/>
        </w:rPr>
        <w:t>表的</w:t>
      </w:r>
      <w:proofErr w:type="gramStart"/>
      <w:r>
        <w:rPr>
          <w:rFonts w:ascii="Times New Roman" w:hAnsi="Times New Roman" w:hint="eastAsia"/>
          <w:sz w:val="24"/>
          <w:szCs w:val="24"/>
        </w:rPr>
        <w:t>点赞</w:t>
      </w:r>
      <w:proofErr w:type="gramEnd"/>
      <w:r>
        <w:rPr>
          <w:rFonts w:ascii="Times New Roman" w:hAnsi="Times New Roman" w:hint="eastAsia"/>
          <w:sz w:val="24"/>
          <w:szCs w:val="24"/>
        </w:rPr>
        <w:t>量加</w:t>
      </w:r>
      <w:r>
        <w:rPr>
          <w:rFonts w:ascii="Times New Roman" w:hAnsi="Times New Roman" w:hint="eastAsia"/>
          <w:sz w:val="24"/>
          <w:szCs w:val="24"/>
        </w:rPr>
        <w:t>1</w:t>
      </w:r>
      <w:r>
        <w:rPr>
          <w:rFonts w:ascii="Times New Roman" w:hAnsi="Times New Roman" w:hint="eastAsia"/>
          <w:sz w:val="24"/>
          <w:szCs w:val="24"/>
        </w:rPr>
        <w:t>），这些需求如果在后端</w:t>
      </w:r>
      <w:r w:rsidR="00C568F2">
        <w:rPr>
          <w:rFonts w:ascii="Times New Roman" w:hAnsi="Times New Roman" w:hint="eastAsia"/>
          <w:sz w:val="24"/>
          <w:szCs w:val="24"/>
        </w:rPr>
        <w:t>使用一条条的数据库请求操作进行更新，会让</w:t>
      </w:r>
      <w:r w:rsidR="00C568F2">
        <w:rPr>
          <w:rFonts w:ascii="Times New Roman" w:hAnsi="Times New Roman" w:hint="eastAsia"/>
          <w:sz w:val="24"/>
          <w:szCs w:val="24"/>
        </w:rPr>
        <w:t>Service</w:t>
      </w:r>
      <w:r w:rsidR="00C568F2">
        <w:rPr>
          <w:rFonts w:ascii="Times New Roman" w:hAnsi="Times New Roman" w:hint="eastAsia"/>
          <w:sz w:val="24"/>
          <w:szCs w:val="24"/>
        </w:rPr>
        <w:t>层过于臃肿，针对这些牵一发</w:t>
      </w:r>
      <w:r w:rsidR="00C568F2">
        <w:rPr>
          <w:rFonts w:ascii="Times New Roman" w:hAnsi="Times New Roman" w:hint="eastAsia"/>
          <w:sz w:val="24"/>
          <w:szCs w:val="24"/>
        </w:rPr>
        <w:lastRenderedPageBreak/>
        <w:t>而动全身的数据库操作，系统选用触发器更为方便。</w:t>
      </w:r>
    </w:p>
    <w:p w14:paraId="564EF393" w14:textId="0BD67755" w:rsidR="00C568F2" w:rsidRPr="00675E5D" w:rsidRDefault="00C568F2" w:rsidP="00C568F2">
      <w:pPr>
        <w:spacing w:line="360" w:lineRule="auto"/>
        <w:jc w:val="center"/>
        <w:rPr>
          <w:rFonts w:ascii="Times New Roman" w:hAnsi="Times New Roman"/>
          <w:sz w:val="24"/>
          <w:szCs w:val="24"/>
        </w:rPr>
      </w:pPr>
      <w:r>
        <w:rPr>
          <w:noProof/>
        </w:rPr>
        <w:drawing>
          <wp:inline distT="0" distB="0" distL="0" distR="0" wp14:anchorId="3DAC9EB1" wp14:editId="467DDA07">
            <wp:extent cx="5274310" cy="16160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16075"/>
                    </a:xfrm>
                    <a:prstGeom prst="rect">
                      <a:avLst/>
                    </a:prstGeom>
                  </pic:spPr>
                </pic:pic>
              </a:graphicData>
            </a:graphic>
          </wp:inline>
        </w:drawing>
      </w:r>
    </w:p>
    <w:p w14:paraId="692F122E" w14:textId="58C9C97E" w:rsidR="00C568F2" w:rsidRPr="00C96764" w:rsidRDefault="00C568F2" w:rsidP="00C568F2">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4</w:t>
      </w:r>
      <w:r w:rsidRPr="00026773">
        <w:rPr>
          <w:rFonts w:ascii="Times New Roman" w:eastAsia="黑体" w:hAnsi="Times New Roman"/>
          <w:bCs/>
          <w:szCs w:val="24"/>
        </w:rPr>
        <w:t>.</w:t>
      </w:r>
      <w:r>
        <w:rPr>
          <w:rFonts w:ascii="Times New Roman" w:eastAsia="黑体" w:hAnsi="Times New Roman"/>
          <w:bCs/>
          <w:szCs w:val="24"/>
        </w:rPr>
        <w:t xml:space="preserve">8 </w:t>
      </w:r>
      <w:r>
        <w:rPr>
          <w:rFonts w:ascii="Times New Roman" w:eastAsia="黑体" w:hAnsi="Times New Roman" w:hint="eastAsia"/>
          <w:bCs/>
          <w:szCs w:val="24"/>
        </w:rPr>
        <w:t>在</w:t>
      </w:r>
      <w:proofErr w:type="spellStart"/>
      <w:r>
        <w:rPr>
          <w:rFonts w:ascii="Times New Roman" w:eastAsia="黑体" w:hAnsi="Times New Roman" w:hint="eastAsia"/>
          <w:bCs/>
          <w:szCs w:val="24"/>
        </w:rPr>
        <w:t>Navicat</w:t>
      </w:r>
      <w:proofErr w:type="spellEnd"/>
      <w:r>
        <w:rPr>
          <w:rFonts w:ascii="Times New Roman" w:eastAsia="黑体" w:hAnsi="Times New Roman" w:hint="eastAsia"/>
          <w:bCs/>
          <w:szCs w:val="24"/>
        </w:rPr>
        <w:t>中创建触发器</w:t>
      </w:r>
    </w:p>
    <w:p w14:paraId="72545122" w14:textId="120CAA7F" w:rsidR="004B38EF" w:rsidRDefault="004B38EF" w:rsidP="004B38EF">
      <w:pPr>
        <w:spacing w:line="360" w:lineRule="auto"/>
        <w:outlineLvl w:val="1"/>
        <w:rPr>
          <w:rFonts w:ascii="Times New Roman" w:hAnsi="Times New Roman"/>
          <w:szCs w:val="24"/>
        </w:rPr>
      </w:pPr>
      <w:bookmarkStart w:id="49" w:name="_Toc72610900"/>
      <w:r>
        <w:rPr>
          <w:rFonts w:ascii="Times New Roman" w:hAnsi="Times New Roman"/>
          <w:b/>
          <w:sz w:val="28"/>
          <w:szCs w:val="28"/>
        </w:rPr>
        <w:t>4.3</w:t>
      </w:r>
      <w:r>
        <w:rPr>
          <w:rFonts w:ascii="Times New Roman" w:eastAsia="黑体" w:hAnsi="Times New Roman"/>
          <w:sz w:val="28"/>
          <w:szCs w:val="28"/>
        </w:rPr>
        <w:t xml:space="preserve"> </w:t>
      </w:r>
      <w:r>
        <w:rPr>
          <w:rFonts w:ascii="Times New Roman" w:eastAsia="黑体" w:hAnsi="Times New Roman" w:hint="eastAsia"/>
          <w:b/>
          <w:sz w:val="28"/>
          <w:szCs w:val="28"/>
        </w:rPr>
        <w:t>后台接口设计</w:t>
      </w:r>
      <w:bookmarkEnd w:id="49"/>
    </w:p>
    <w:p w14:paraId="73151FA7" w14:textId="1395BDB8" w:rsidR="00694168" w:rsidRDefault="004B38EF"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本系统是使用</w:t>
      </w:r>
      <w:proofErr w:type="spellStart"/>
      <w:r>
        <w:rPr>
          <w:rFonts w:ascii="Times New Roman" w:hAnsi="Times New Roman" w:hint="eastAsia"/>
          <w:sz w:val="24"/>
          <w:szCs w:val="24"/>
        </w:rPr>
        <w:t>vue</w:t>
      </w:r>
      <w:r>
        <w:rPr>
          <w:rFonts w:ascii="Times New Roman" w:hAnsi="Times New Roman"/>
          <w:sz w:val="24"/>
          <w:szCs w:val="24"/>
        </w:rPr>
        <w:t>+</w:t>
      </w:r>
      <w:r>
        <w:rPr>
          <w:rFonts w:ascii="Times New Roman" w:hAnsi="Times New Roman" w:hint="eastAsia"/>
          <w:sz w:val="24"/>
          <w:szCs w:val="24"/>
        </w:rPr>
        <w:t>node</w:t>
      </w:r>
      <w:proofErr w:type="spellEnd"/>
      <w:r>
        <w:rPr>
          <w:rFonts w:ascii="Times New Roman" w:hAnsi="Times New Roman" w:hint="eastAsia"/>
          <w:sz w:val="24"/>
          <w:szCs w:val="24"/>
        </w:rPr>
        <w:t>前后端分离的开发模式，</w:t>
      </w:r>
      <w:r w:rsidRPr="004B38EF">
        <w:rPr>
          <w:rFonts w:ascii="Times New Roman" w:hAnsi="Times New Roman" w:hint="eastAsia"/>
          <w:sz w:val="24"/>
          <w:szCs w:val="24"/>
        </w:rPr>
        <w:t>在前后端分离的开发模式中，后端仅返回前端所需的数据，前端负责渲染</w:t>
      </w:r>
      <w:r w:rsidRPr="004B38EF">
        <w:rPr>
          <w:rFonts w:ascii="Times New Roman" w:hAnsi="Times New Roman" w:hint="eastAsia"/>
          <w:sz w:val="24"/>
          <w:szCs w:val="24"/>
        </w:rPr>
        <w:t>html</w:t>
      </w:r>
      <w:r w:rsidRPr="004B38EF">
        <w:rPr>
          <w:rFonts w:ascii="Times New Roman" w:hAnsi="Times New Roman" w:hint="eastAsia"/>
          <w:sz w:val="24"/>
          <w:szCs w:val="24"/>
        </w:rPr>
        <w:t>页面，后端不再控制前端的效果，用户看到什么样的效果，从后端请求的数据如何加载到前端中，都由前端自己决定，后端仅仅需要提供一套逻辑对外提供数据即可，并且前端与后端的耦合度相对较低，在这种模式中，</w:t>
      </w:r>
      <w:r>
        <w:rPr>
          <w:rFonts w:ascii="Times New Roman" w:hAnsi="Times New Roman" w:hint="eastAsia"/>
          <w:sz w:val="24"/>
          <w:szCs w:val="24"/>
        </w:rPr>
        <w:t>开发人员</w:t>
      </w:r>
      <w:r w:rsidRPr="004B38EF">
        <w:rPr>
          <w:rFonts w:ascii="Times New Roman" w:hAnsi="Times New Roman" w:hint="eastAsia"/>
          <w:sz w:val="24"/>
          <w:szCs w:val="24"/>
        </w:rPr>
        <w:t>通常将后端开发的每个视图都成为一个接口，或者</w:t>
      </w:r>
      <w:r w:rsidRPr="004B38EF">
        <w:rPr>
          <w:rFonts w:ascii="Times New Roman" w:hAnsi="Times New Roman" w:hint="eastAsia"/>
          <w:sz w:val="24"/>
          <w:szCs w:val="24"/>
        </w:rPr>
        <w:t>API</w:t>
      </w:r>
      <w:r w:rsidRPr="004B38EF">
        <w:rPr>
          <w:rFonts w:ascii="Times New Roman" w:hAnsi="Times New Roman" w:hint="eastAsia"/>
          <w:sz w:val="24"/>
          <w:szCs w:val="24"/>
        </w:rPr>
        <w:t>，</w:t>
      </w:r>
      <w:r w:rsidRPr="0088592E">
        <w:rPr>
          <w:rFonts w:ascii="宋体" w:hAnsi="宋体"/>
          <w:sz w:val="24"/>
          <w:szCs w:val="24"/>
        </w:rPr>
        <w:t>前端通过访问接口来对数据进行增删改查。</w:t>
      </w:r>
      <w:r>
        <w:rPr>
          <w:rFonts w:ascii="宋体" w:hAnsi="宋体" w:hint="eastAsia"/>
          <w:sz w:val="24"/>
          <w:szCs w:val="24"/>
        </w:rPr>
        <w:t>综上所述，</w:t>
      </w:r>
      <w:r w:rsidRPr="0088592E">
        <w:rPr>
          <w:rFonts w:ascii="宋体" w:hAnsi="宋体"/>
          <w:sz w:val="24"/>
          <w:szCs w:val="24"/>
        </w:rPr>
        <w:t>后台负责提供数据，前端负责数据展示，职责分离，分工明确。</w:t>
      </w:r>
    </w:p>
    <w:p w14:paraId="2F60D885" w14:textId="100DD480" w:rsidR="00694168" w:rsidRDefault="004B38EF"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后台接口的设计如表</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所示：</w:t>
      </w:r>
    </w:p>
    <w:p w14:paraId="7D9DFBB4" w14:textId="016A3A59" w:rsidR="00A1746E" w:rsidRPr="00A1746E" w:rsidRDefault="00A1746E" w:rsidP="00A1746E">
      <w:pPr>
        <w:spacing w:line="360" w:lineRule="auto"/>
        <w:ind w:firstLine="420"/>
        <w:jc w:val="center"/>
        <w:rPr>
          <w:rFonts w:ascii="黑体" w:eastAsia="黑体" w:hAnsi="黑体"/>
          <w:szCs w:val="21"/>
        </w:rPr>
      </w:pPr>
      <w:r w:rsidRPr="00600EC4">
        <w:rPr>
          <w:rFonts w:ascii="黑体" w:eastAsia="黑体" w:hAnsi="黑体" w:hint="eastAsia"/>
          <w:szCs w:val="21"/>
        </w:rPr>
        <w:t>表</w:t>
      </w:r>
      <w:r>
        <w:rPr>
          <w:rFonts w:ascii="Times New Roman" w:eastAsia="黑体" w:hAnsi="Times New Roman"/>
          <w:szCs w:val="21"/>
        </w:rPr>
        <w:t>4</w:t>
      </w:r>
      <w:r w:rsidRPr="00600EC4">
        <w:rPr>
          <w:rFonts w:ascii="Times New Roman" w:eastAsia="黑体" w:hAnsi="Times New Roman"/>
          <w:szCs w:val="21"/>
        </w:rPr>
        <w:t>.</w:t>
      </w:r>
      <w:r>
        <w:rPr>
          <w:rFonts w:ascii="Times New Roman" w:eastAsia="黑体" w:hAnsi="Times New Roman"/>
          <w:szCs w:val="21"/>
        </w:rPr>
        <w:t>7</w:t>
      </w:r>
      <w:r w:rsidRPr="00600EC4">
        <w:rPr>
          <w:rFonts w:ascii="黑体" w:eastAsia="黑体" w:hAnsi="黑体"/>
          <w:szCs w:val="21"/>
        </w:rPr>
        <w:t xml:space="preserve"> </w:t>
      </w:r>
      <w:r w:rsidR="00C25491">
        <w:rPr>
          <w:rFonts w:ascii="黑体" w:eastAsia="黑体" w:hAnsi="黑体" w:hint="eastAsia"/>
          <w:szCs w:val="21"/>
        </w:rPr>
        <w:t>后台接口设计</w:t>
      </w:r>
      <w:r>
        <w:rPr>
          <w:rFonts w:ascii="黑体" w:eastAsia="黑体" w:hAnsi="黑体" w:hint="eastAsia"/>
          <w:szCs w:val="21"/>
        </w:rPr>
        <w:t>表</w:t>
      </w:r>
    </w:p>
    <w:tbl>
      <w:tblPr>
        <w:tblStyle w:val="aa"/>
        <w:tblW w:w="0" w:type="auto"/>
        <w:tblLook w:val="04A0" w:firstRow="1" w:lastRow="0" w:firstColumn="1" w:lastColumn="0" w:noHBand="0" w:noVBand="1"/>
      </w:tblPr>
      <w:tblGrid>
        <w:gridCol w:w="644"/>
        <w:gridCol w:w="3319"/>
        <w:gridCol w:w="718"/>
        <w:gridCol w:w="2118"/>
        <w:gridCol w:w="1497"/>
      </w:tblGrid>
      <w:tr w:rsidR="00635346" w:rsidRPr="004B38EF" w14:paraId="67F21428" w14:textId="77777777" w:rsidTr="00635346">
        <w:tc>
          <w:tcPr>
            <w:tcW w:w="644" w:type="dxa"/>
          </w:tcPr>
          <w:p w14:paraId="14165C20" w14:textId="1155ECD6" w:rsidR="004B38EF" w:rsidRPr="004B38EF" w:rsidRDefault="004B38EF" w:rsidP="00DD2AC9">
            <w:pPr>
              <w:spacing w:line="360" w:lineRule="auto"/>
              <w:rPr>
                <w:rFonts w:ascii="Times New Roman" w:hAnsi="Times New Roman"/>
                <w:szCs w:val="21"/>
              </w:rPr>
            </w:pPr>
            <w:r w:rsidRPr="004B38EF">
              <w:rPr>
                <w:rFonts w:ascii="Times New Roman" w:hAnsi="Times New Roman"/>
                <w:szCs w:val="21"/>
              </w:rPr>
              <w:t>序号</w:t>
            </w:r>
          </w:p>
        </w:tc>
        <w:tc>
          <w:tcPr>
            <w:tcW w:w="3319" w:type="dxa"/>
          </w:tcPr>
          <w:p w14:paraId="38D905C7" w14:textId="24630C15" w:rsidR="004B38EF" w:rsidRPr="004B38EF" w:rsidRDefault="004B38EF" w:rsidP="00DD2AC9">
            <w:pPr>
              <w:spacing w:line="360" w:lineRule="auto"/>
              <w:rPr>
                <w:rFonts w:ascii="Times New Roman" w:hAnsi="Times New Roman"/>
                <w:szCs w:val="21"/>
              </w:rPr>
            </w:pPr>
            <w:r w:rsidRPr="004B38EF">
              <w:rPr>
                <w:rFonts w:ascii="Times New Roman" w:hAnsi="Times New Roman"/>
                <w:szCs w:val="21"/>
              </w:rPr>
              <w:t>接口名称</w:t>
            </w:r>
          </w:p>
        </w:tc>
        <w:tc>
          <w:tcPr>
            <w:tcW w:w="718" w:type="dxa"/>
          </w:tcPr>
          <w:p w14:paraId="78BF6813" w14:textId="10A63FEC" w:rsidR="004B38EF" w:rsidRPr="004B38EF" w:rsidRDefault="004B38EF" w:rsidP="00DD2AC9">
            <w:pPr>
              <w:spacing w:line="360" w:lineRule="auto"/>
              <w:rPr>
                <w:rFonts w:ascii="Times New Roman" w:hAnsi="Times New Roman"/>
                <w:szCs w:val="21"/>
              </w:rPr>
            </w:pPr>
            <w:r>
              <w:rPr>
                <w:rFonts w:ascii="Times New Roman" w:hAnsi="Times New Roman" w:hint="eastAsia"/>
                <w:szCs w:val="21"/>
              </w:rPr>
              <w:t>方法</w:t>
            </w:r>
          </w:p>
        </w:tc>
        <w:tc>
          <w:tcPr>
            <w:tcW w:w="2118" w:type="dxa"/>
          </w:tcPr>
          <w:p w14:paraId="6208975D" w14:textId="76945070" w:rsidR="004B38EF" w:rsidRPr="004B38EF" w:rsidRDefault="004B38EF" w:rsidP="003A1A5F">
            <w:pPr>
              <w:wordWrap w:val="0"/>
              <w:spacing w:line="360" w:lineRule="auto"/>
              <w:rPr>
                <w:rFonts w:ascii="Times New Roman" w:hAnsi="Times New Roman"/>
                <w:szCs w:val="21"/>
              </w:rPr>
            </w:pPr>
            <w:r>
              <w:rPr>
                <w:rFonts w:ascii="Times New Roman" w:hAnsi="Times New Roman" w:hint="eastAsia"/>
                <w:szCs w:val="21"/>
              </w:rPr>
              <w:t>参数描述</w:t>
            </w:r>
          </w:p>
        </w:tc>
        <w:tc>
          <w:tcPr>
            <w:tcW w:w="1497" w:type="dxa"/>
          </w:tcPr>
          <w:p w14:paraId="7EA3AB5D" w14:textId="2EC21076" w:rsidR="004B38EF" w:rsidRPr="004B38EF" w:rsidRDefault="004B38EF" w:rsidP="00DD2AC9">
            <w:pPr>
              <w:spacing w:line="360" w:lineRule="auto"/>
              <w:rPr>
                <w:rFonts w:ascii="Times New Roman" w:hAnsi="Times New Roman"/>
                <w:szCs w:val="21"/>
              </w:rPr>
            </w:pPr>
            <w:r>
              <w:rPr>
                <w:rFonts w:ascii="Times New Roman" w:hAnsi="Times New Roman" w:hint="eastAsia"/>
                <w:szCs w:val="21"/>
              </w:rPr>
              <w:t>接口功能</w:t>
            </w:r>
          </w:p>
        </w:tc>
      </w:tr>
      <w:tr w:rsidR="00635346" w:rsidRPr="004B38EF" w14:paraId="126615CD" w14:textId="77777777" w:rsidTr="00635346">
        <w:tc>
          <w:tcPr>
            <w:tcW w:w="644" w:type="dxa"/>
            <w:vAlign w:val="center"/>
          </w:tcPr>
          <w:p w14:paraId="4CFC28A8" w14:textId="33858BF6"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w:t>
            </w:r>
          </w:p>
        </w:tc>
        <w:tc>
          <w:tcPr>
            <w:tcW w:w="3319" w:type="dxa"/>
            <w:vAlign w:val="center"/>
          </w:tcPr>
          <w:p w14:paraId="00B0A4FA" w14:textId="2991FDA9"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/private/v1/article/create</w:t>
            </w:r>
          </w:p>
        </w:tc>
        <w:tc>
          <w:tcPr>
            <w:tcW w:w="718" w:type="dxa"/>
            <w:vAlign w:val="center"/>
          </w:tcPr>
          <w:p w14:paraId="13B5CC89" w14:textId="2876062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407462B6" w14:textId="5710DC6A" w:rsidR="003A1A5F"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新建文章的一些信息</w:t>
            </w:r>
            <w:r w:rsidR="00635346">
              <w:rPr>
                <w:rFonts w:ascii="Times New Roman" w:hAnsi="Times New Roman" w:hint="eastAsia"/>
                <w:szCs w:val="21"/>
              </w:rPr>
              <w:t>，</w:t>
            </w:r>
            <w:r>
              <w:rPr>
                <w:rFonts w:ascii="Times New Roman" w:hAnsi="Times New Roman" w:hint="eastAsia"/>
                <w:szCs w:val="21"/>
              </w:rPr>
              <w:t>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4BFBB546" w14:textId="50560363" w:rsidR="00791836" w:rsidRPr="004B38EF" w:rsidRDefault="00635346" w:rsidP="00791836">
            <w:pPr>
              <w:spacing w:line="360" w:lineRule="auto"/>
              <w:rPr>
                <w:rFonts w:ascii="Times New Roman" w:hAnsi="Times New Roman"/>
                <w:szCs w:val="21"/>
              </w:rPr>
            </w:pPr>
            <w:r>
              <w:rPr>
                <w:rFonts w:ascii="Times New Roman" w:hAnsi="Times New Roman" w:hint="eastAsia"/>
                <w:szCs w:val="21"/>
              </w:rPr>
              <w:t>发表新文章</w:t>
            </w:r>
          </w:p>
        </w:tc>
      </w:tr>
      <w:tr w:rsidR="00635346" w:rsidRPr="004B38EF" w14:paraId="25AFB1E4" w14:textId="77777777" w:rsidTr="00635346">
        <w:tc>
          <w:tcPr>
            <w:tcW w:w="644" w:type="dxa"/>
            <w:vAlign w:val="center"/>
          </w:tcPr>
          <w:p w14:paraId="715F0501" w14:textId="1C6B909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2</w:t>
            </w:r>
          </w:p>
        </w:tc>
        <w:tc>
          <w:tcPr>
            <w:tcW w:w="3319" w:type="dxa"/>
            <w:vAlign w:val="center"/>
          </w:tcPr>
          <w:p w14:paraId="654FE5A8" w14:textId="4EE8A60A"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/private/v1/article/:id</w:t>
            </w:r>
          </w:p>
        </w:tc>
        <w:tc>
          <w:tcPr>
            <w:tcW w:w="718" w:type="dxa"/>
            <w:vAlign w:val="center"/>
          </w:tcPr>
          <w:p w14:paraId="452A4642" w14:textId="7C97DE38"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01D61EDB" w14:textId="563E1D2C" w:rsidR="00791836"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id</w:t>
            </w:r>
            <w:r>
              <w:rPr>
                <w:rFonts w:ascii="Times New Roman" w:hAnsi="Times New Roman" w:hint="eastAsia"/>
                <w:szCs w:val="21"/>
              </w:rPr>
              <w:t>：文章的</w:t>
            </w:r>
            <w:r>
              <w:rPr>
                <w:rFonts w:ascii="Times New Roman" w:hAnsi="Times New Roman" w:hint="eastAsia"/>
                <w:szCs w:val="21"/>
              </w:rPr>
              <w:t>id</w:t>
            </w:r>
          </w:p>
        </w:tc>
        <w:tc>
          <w:tcPr>
            <w:tcW w:w="1497" w:type="dxa"/>
            <w:vAlign w:val="center"/>
          </w:tcPr>
          <w:p w14:paraId="0E6A78F9" w14:textId="664D58A7" w:rsidR="00791836" w:rsidRPr="004B38EF" w:rsidRDefault="00635346" w:rsidP="00791836">
            <w:pPr>
              <w:spacing w:line="360" w:lineRule="auto"/>
              <w:rPr>
                <w:rFonts w:ascii="Times New Roman" w:hAnsi="Times New Roman"/>
                <w:szCs w:val="21"/>
              </w:rPr>
            </w:pPr>
            <w:r>
              <w:rPr>
                <w:rFonts w:ascii="Times New Roman" w:hAnsi="Times New Roman" w:hint="eastAsia"/>
                <w:szCs w:val="21"/>
              </w:rPr>
              <w:t>获取文章信</w:t>
            </w:r>
            <w:r w:rsidR="00A1746E">
              <w:rPr>
                <w:rFonts w:ascii="Times New Roman" w:hAnsi="Times New Roman" w:hint="eastAsia"/>
                <w:szCs w:val="21"/>
              </w:rPr>
              <w:t>息</w:t>
            </w:r>
          </w:p>
        </w:tc>
      </w:tr>
      <w:tr w:rsidR="00635346" w:rsidRPr="004B38EF" w14:paraId="3138B333" w14:textId="77777777" w:rsidTr="00635346">
        <w:tc>
          <w:tcPr>
            <w:tcW w:w="644" w:type="dxa"/>
            <w:vAlign w:val="center"/>
          </w:tcPr>
          <w:p w14:paraId="6048429B" w14:textId="4DD7CA1A"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3</w:t>
            </w:r>
          </w:p>
        </w:tc>
        <w:tc>
          <w:tcPr>
            <w:tcW w:w="3319" w:type="dxa"/>
            <w:vAlign w:val="center"/>
          </w:tcPr>
          <w:p w14:paraId="4F3018C9" w14:textId="240E0440"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/private/v1/article</w:t>
            </w:r>
          </w:p>
        </w:tc>
        <w:tc>
          <w:tcPr>
            <w:tcW w:w="718" w:type="dxa"/>
            <w:vAlign w:val="center"/>
          </w:tcPr>
          <w:p w14:paraId="0333C71E" w14:textId="30D4663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746A732E" w14:textId="27DCA774" w:rsidR="00791836"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查询</w:t>
            </w:r>
            <w:r w:rsidR="00635346">
              <w:rPr>
                <w:rFonts w:ascii="Times New Roman" w:hAnsi="Times New Roman" w:hint="eastAsia"/>
                <w:szCs w:val="21"/>
              </w:rPr>
              <w:t>文章的</w:t>
            </w:r>
            <w:r>
              <w:rPr>
                <w:rFonts w:ascii="Times New Roman" w:hAnsi="Times New Roman" w:hint="eastAsia"/>
                <w:szCs w:val="21"/>
              </w:rPr>
              <w:t>条件</w:t>
            </w:r>
            <w:r w:rsidR="00635346">
              <w:rPr>
                <w:rFonts w:ascii="Times New Roman" w:hAnsi="Times New Roman" w:hint="eastAsia"/>
                <w:szCs w:val="21"/>
              </w:rPr>
              <w:t>，</w:t>
            </w:r>
            <w:r>
              <w:rPr>
                <w:rFonts w:ascii="Times New Roman" w:hAnsi="Times New Roman" w:hint="eastAsia"/>
                <w:szCs w:val="21"/>
              </w:rPr>
              <w:t>在</w:t>
            </w:r>
            <w:r>
              <w:rPr>
                <w:rFonts w:ascii="Times New Roman" w:hAnsi="Times New Roman" w:hint="eastAsia"/>
                <w:szCs w:val="21"/>
              </w:rPr>
              <w:t>params</w:t>
            </w:r>
            <w:r>
              <w:rPr>
                <w:rFonts w:ascii="Times New Roman" w:hAnsi="Times New Roman" w:hint="eastAsia"/>
                <w:szCs w:val="21"/>
              </w:rPr>
              <w:t>中</w:t>
            </w:r>
          </w:p>
        </w:tc>
        <w:tc>
          <w:tcPr>
            <w:tcW w:w="1497" w:type="dxa"/>
            <w:vAlign w:val="center"/>
          </w:tcPr>
          <w:p w14:paraId="32D1AF23" w14:textId="3E57D209"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根据条件查找文章列表</w:t>
            </w:r>
          </w:p>
        </w:tc>
      </w:tr>
      <w:tr w:rsidR="00635346" w:rsidRPr="004B38EF" w14:paraId="58CC98BD" w14:textId="77777777" w:rsidTr="00635346">
        <w:tc>
          <w:tcPr>
            <w:tcW w:w="644" w:type="dxa"/>
            <w:vAlign w:val="center"/>
          </w:tcPr>
          <w:p w14:paraId="673F6B11" w14:textId="0F987065"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4</w:t>
            </w:r>
          </w:p>
        </w:tc>
        <w:tc>
          <w:tcPr>
            <w:tcW w:w="3319" w:type="dxa"/>
            <w:vAlign w:val="center"/>
          </w:tcPr>
          <w:p w14:paraId="06FB4638" w14:textId="659FF25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/private/v1/article/:id</w:t>
            </w:r>
          </w:p>
        </w:tc>
        <w:tc>
          <w:tcPr>
            <w:tcW w:w="718" w:type="dxa"/>
            <w:vAlign w:val="center"/>
          </w:tcPr>
          <w:p w14:paraId="70C17A0E" w14:textId="3A4A7B3B"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delete</w:t>
            </w:r>
          </w:p>
        </w:tc>
        <w:tc>
          <w:tcPr>
            <w:tcW w:w="2118" w:type="dxa"/>
            <w:vAlign w:val="center"/>
          </w:tcPr>
          <w:p w14:paraId="49744F44" w14:textId="6A74FE94" w:rsidR="00791836"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id</w:t>
            </w:r>
            <w:r>
              <w:rPr>
                <w:rFonts w:ascii="Times New Roman" w:hAnsi="Times New Roman" w:hint="eastAsia"/>
                <w:szCs w:val="21"/>
              </w:rPr>
              <w:t>：文章的</w:t>
            </w:r>
            <w:r>
              <w:rPr>
                <w:rFonts w:ascii="Times New Roman" w:hAnsi="Times New Roman" w:hint="eastAsia"/>
                <w:szCs w:val="21"/>
              </w:rPr>
              <w:t>id</w:t>
            </w:r>
          </w:p>
        </w:tc>
        <w:tc>
          <w:tcPr>
            <w:tcW w:w="1497" w:type="dxa"/>
            <w:vAlign w:val="center"/>
          </w:tcPr>
          <w:p w14:paraId="0E11B800" w14:textId="0CCD8D89"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删除文章</w:t>
            </w:r>
          </w:p>
        </w:tc>
      </w:tr>
      <w:tr w:rsidR="00635346" w:rsidRPr="004B38EF" w14:paraId="50DAA27F" w14:textId="77777777" w:rsidTr="00635346">
        <w:tc>
          <w:tcPr>
            <w:tcW w:w="644" w:type="dxa"/>
            <w:vAlign w:val="center"/>
          </w:tcPr>
          <w:p w14:paraId="3C0C621A" w14:textId="70E93F0E"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5</w:t>
            </w:r>
          </w:p>
        </w:tc>
        <w:tc>
          <w:tcPr>
            <w:tcW w:w="3319" w:type="dxa"/>
            <w:vAlign w:val="center"/>
          </w:tcPr>
          <w:p w14:paraId="421C584F" w14:textId="27AD2CF1"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/private/v1/comment/article/:id</w:t>
            </w:r>
          </w:p>
        </w:tc>
        <w:tc>
          <w:tcPr>
            <w:tcW w:w="718" w:type="dxa"/>
            <w:vAlign w:val="center"/>
          </w:tcPr>
          <w:p w14:paraId="5474B8DF" w14:textId="2D43B4BD"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1CE52B9D" w14:textId="05749EB0" w:rsidR="00791836"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id</w:t>
            </w:r>
            <w:r>
              <w:rPr>
                <w:rFonts w:ascii="Times New Roman" w:hAnsi="Times New Roman" w:hint="eastAsia"/>
                <w:szCs w:val="21"/>
              </w:rPr>
              <w:t>：文章的</w:t>
            </w:r>
            <w:r>
              <w:rPr>
                <w:rFonts w:ascii="Times New Roman" w:hAnsi="Times New Roman" w:hint="eastAsia"/>
                <w:szCs w:val="21"/>
              </w:rPr>
              <w:t>id</w:t>
            </w:r>
          </w:p>
        </w:tc>
        <w:tc>
          <w:tcPr>
            <w:tcW w:w="1497" w:type="dxa"/>
            <w:vAlign w:val="center"/>
          </w:tcPr>
          <w:p w14:paraId="1EC6EF64" w14:textId="2CD83CCE"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获取某个文章下的所有评论</w:t>
            </w:r>
          </w:p>
        </w:tc>
      </w:tr>
      <w:tr w:rsidR="00635346" w:rsidRPr="004B38EF" w14:paraId="06071998" w14:textId="77777777" w:rsidTr="00635346">
        <w:tc>
          <w:tcPr>
            <w:tcW w:w="644" w:type="dxa"/>
            <w:vAlign w:val="center"/>
          </w:tcPr>
          <w:p w14:paraId="6E98D3CD" w14:textId="08069F2F"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6</w:t>
            </w:r>
          </w:p>
        </w:tc>
        <w:tc>
          <w:tcPr>
            <w:tcW w:w="3319" w:type="dxa"/>
            <w:vAlign w:val="center"/>
          </w:tcPr>
          <w:p w14:paraId="78024E5D" w14:textId="10180DA6"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/private/v1/comment</w:t>
            </w:r>
          </w:p>
        </w:tc>
        <w:tc>
          <w:tcPr>
            <w:tcW w:w="718" w:type="dxa"/>
            <w:vAlign w:val="center"/>
          </w:tcPr>
          <w:p w14:paraId="0B853F66" w14:textId="6356A1F6"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11DDD80A" w14:textId="7D474F69" w:rsidR="00791836"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新建评论的一些信息</w:t>
            </w:r>
            <w:r w:rsidR="00635346">
              <w:rPr>
                <w:rFonts w:ascii="Times New Roman" w:hAnsi="Times New Roman" w:hint="eastAsia"/>
                <w:szCs w:val="21"/>
              </w:rPr>
              <w:t>，</w:t>
            </w:r>
            <w:r>
              <w:rPr>
                <w:rFonts w:ascii="Times New Roman" w:hAnsi="Times New Roman" w:hint="eastAsia"/>
                <w:szCs w:val="21"/>
              </w:rPr>
              <w:t>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06B5C304" w14:textId="7BB31571"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发表评论</w:t>
            </w:r>
          </w:p>
        </w:tc>
      </w:tr>
      <w:tr w:rsidR="00635346" w:rsidRPr="004B38EF" w14:paraId="092D552D" w14:textId="77777777" w:rsidTr="00635346">
        <w:tc>
          <w:tcPr>
            <w:tcW w:w="644" w:type="dxa"/>
            <w:vAlign w:val="center"/>
          </w:tcPr>
          <w:p w14:paraId="596D84FB" w14:textId="31656C67"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lastRenderedPageBreak/>
              <w:t>7</w:t>
            </w:r>
          </w:p>
        </w:tc>
        <w:tc>
          <w:tcPr>
            <w:tcW w:w="3319" w:type="dxa"/>
            <w:vAlign w:val="center"/>
          </w:tcPr>
          <w:p w14:paraId="599363D4" w14:textId="2357E3BE"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/private/v1/comment/:id</w:t>
            </w:r>
          </w:p>
        </w:tc>
        <w:tc>
          <w:tcPr>
            <w:tcW w:w="718" w:type="dxa"/>
            <w:vAlign w:val="center"/>
          </w:tcPr>
          <w:p w14:paraId="0669A345" w14:textId="722C7008"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delete</w:t>
            </w:r>
          </w:p>
        </w:tc>
        <w:tc>
          <w:tcPr>
            <w:tcW w:w="2118" w:type="dxa"/>
            <w:vAlign w:val="center"/>
          </w:tcPr>
          <w:p w14:paraId="1DA94D15" w14:textId="0F416C3C" w:rsidR="00791836" w:rsidRPr="004B38EF" w:rsidRDefault="003A1A5F" w:rsidP="003A1A5F">
            <w:pPr>
              <w:wordWrap w:val="0"/>
              <w:spacing w:line="360" w:lineRule="auto"/>
              <w:rPr>
                <w:rFonts w:ascii="Times New Roman" w:hAnsi="Times New Roman"/>
                <w:szCs w:val="21"/>
              </w:rPr>
            </w:pPr>
            <w:r>
              <w:rPr>
                <w:rFonts w:ascii="Times New Roman" w:hAnsi="Times New Roman" w:hint="eastAsia"/>
                <w:szCs w:val="21"/>
              </w:rPr>
              <w:t>id</w:t>
            </w:r>
            <w:r>
              <w:rPr>
                <w:rFonts w:ascii="Times New Roman" w:hAnsi="Times New Roman" w:hint="eastAsia"/>
                <w:szCs w:val="21"/>
              </w:rPr>
              <w:t>：评论的</w:t>
            </w:r>
            <w:r>
              <w:rPr>
                <w:rFonts w:ascii="Times New Roman" w:hAnsi="Times New Roman" w:hint="eastAsia"/>
                <w:szCs w:val="21"/>
              </w:rPr>
              <w:t>id</w:t>
            </w:r>
          </w:p>
        </w:tc>
        <w:tc>
          <w:tcPr>
            <w:tcW w:w="1497" w:type="dxa"/>
            <w:vAlign w:val="center"/>
          </w:tcPr>
          <w:p w14:paraId="02FEEF41" w14:textId="427CAFFB"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删除评论</w:t>
            </w:r>
          </w:p>
        </w:tc>
      </w:tr>
      <w:tr w:rsidR="003A1A5F" w:rsidRPr="004B38EF" w14:paraId="261A6E61" w14:textId="77777777" w:rsidTr="00635346">
        <w:tc>
          <w:tcPr>
            <w:tcW w:w="644" w:type="dxa"/>
            <w:vAlign w:val="center"/>
          </w:tcPr>
          <w:p w14:paraId="4131575E" w14:textId="65126C5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8</w:t>
            </w:r>
          </w:p>
        </w:tc>
        <w:tc>
          <w:tcPr>
            <w:tcW w:w="3319" w:type="dxa"/>
            <w:vAlign w:val="center"/>
          </w:tcPr>
          <w:p w14:paraId="1CF19122" w14:textId="1A093F90"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/private/v1/compile</w:t>
            </w:r>
          </w:p>
        </w:tc>
        <w:tc>
          <w:tcPr>
            <w:tcW w:w="718" w:type="dxa"/>
            <w:vAlign w:val="center"/>
          </w:tcPr>
          <w:p w14:paraId="7A5992F9" w14:textId="0E3A1CAE"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5968618D" w14:textId="4D3C5CB3" w:rsidR="00791836" w:rsidRPr="004B38EF" w:rsidRDefault="00791836" w:rsidP="003A1A5F">
            <w:pPr>
              <w:wordWrap w:val="0"/>
              <w:spacing w:line="360" w:lineRule="auto"/>
              <w:rPr>
                <w:rFonts w:ascii="Times New Roman" w:hAnsi="Times New Roman"/>
                <w:szCs w:val="21"/>
              </w:rPr>
            </w:pPr>
          </w:p>
        </w:tc>
        <w:tc>
          <w:tcPr>
            <w:tcW w:w="1497" w:type="dxa"/>
            <w:vAlign w:val="center"/>
          </w:tcPr>
          <w:p w14:paraId="14734B3F" w14:textId="4588DAB2"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所有编译信息</w:t>
            </w:r>
          </w:p>
        </w:tc>
      </w:tr>
      <w:tr w:rsidR="003A1A5F" w:rsidRPr="004B38EF" w14:paraId="40D01B54" w14:textId="77777777" w:rsidTr="00635346">
        <w:tc>
          <w:tcPr>
            <w:tcW w:w="644" w:type="dxa"/>
            <w:vAlign w:val="center"/>
          </w:tcPr>
          <w:p w14:paraId="5F094572" w14:textId="463FFD31"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9</w:t>
            </w:r>
          </w:p>
        </w:tc>
        <w:tc>
          <w:tcPr>
            <w:tcW w:w="3319" w:type="dxa"/>
            <w:vAlign w:val="center"/>
          </w:tcPr>
          <w:p w14:paraId="01BA07D3" w14:textId="5783244A"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/private/v1/compile/:language</w:t>
            </w:r>
          </w:p>
        </w:tc>
        <w:tc>
          <w:tcPr>
            <w:tcW w:w="718" w:type="dxa"/>
            <w:vAlign w:val="center"/>
          </w:tcPr>
          <w:p w14:paraId="58CAE239" w14:textId="2E7A4C4B"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7A5583DD" w14:textId="429D3005"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language</w:t>
            </w:r>
            <w:r>
              <w:rPr>
                <w:rFonts w:ascii="Times New Roman" w:hAnsi="Times New Roman" w:hint="eastAsia"/>
                <w:szCs w:val="21"/>
              </w:rPr>
              <w:t>：要编译的语言类型</w:t>
            </w:r>
          </w:p>
        </w:tc>
        <w:tc>
          <w:tcPr>
            <w:tcW w:w="1497" w:type="dxa"/>
            <w:vAlign w:val="center"/>
          </w:tcPr>
          <w:p w14:paraId="3DB0C05A" w14:textId="60B95BC6"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获取某个编译语言的信息</w:t>
            </w:r>
          </w:p>
        </w:tc>
      </w:tr>
      <w:tr w:rsidR="003A1A5F" w:rsidRPr="004B38EF" w14:paraId="38D47562" w14:textId="77777777" w:rsidTr="00635346">
        <w:tc>
          <w:tcPr>
            <w:tcW w:w="644" w:type="dxa"/>
            <w:vAlign w:val="center"/>
          </w:tcPr>
          <w:p w14:paraId="0AB54F2B" w14:textId="1C237C18"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10</w:t>
            </w:r>
          </w:p>
        </w:tc>
        <w:tc>
          <w:tcPr>
            <w:tcW w:w="3319" w:type="dxa"/>
            <w:vAlign w:val="center"/>
          </w:tcPr>
          <w:p w14:paraId="68AADC71" w14:textId="64F7740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/private/v1/email</w:t>
            </w:r>
          </w:p>
        </w:tc>
        <w:tc>
          <w:tcPr>
            <w:tcW w:w="718" w:type="dxa"/>
            <w:vAlign w:val="center"/>
          </w:tcPr>
          <w:p w14:paraId="7DD7C140" w14:textId="01790EE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591DAB29" w14:textId="63959A24"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接收邮件用户的一些信息，存放在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623C27EC" w14:textId="3DF4DB86"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发送验证码到邮箱</w:t>
            </w:r>
          </w:p>
        </w:tc>
      </w:tr>
      <w:tr w:rsidR="003A1A5F" w:rsidRPr="004B38EF" w14:paraId="505F7F5E" w14:textId="77777777" w:rsidTr="00635346">
        <w:tc>
          <w:tcPr>
            <w:tcW w:w="644" w:type="dxa"/>
            <w:vAlign w:val="center"/>
          </w:tcPr>
          <w:p w14:paraId="49A7F29D" w14:textId="185C68AE"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11</w:t>
            </w:r>
          </w:p>
        </w:tc>
        <w:tc>
          <w:tcPr>
            <w:tcW w:w="3319" w:type="dxa"/>
            <w:vAlign w:val="center"/>
          </w:tcPr>
          <w:p w14:paraId="4B134BD9" w14:textId="70C72C3E"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/private/v1/like</w:t>
            </w:r>
          </w:p>
        </w:tc>
        <w:tc>
          <w:tcPr>
            <w:tcW w:w="718" w:type="dxa"/>
            <w:vAlign w:val="center"/>
          </w:tcPr>
          <w:p w14:paraId="3E51A35E" w14:textId="60B02B0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5CF51753" w14:textId="54192462" w:rsidR="00791836" w:rsidRPr="004B38EF" w:rsidRDefault="00635346" w:rsidP="003A1A5F">
            <w:pPr>
              <w:wordWrap w:val="0"/>
              <w:spacing w:line="360" w:lineRule="auto"/>
              <w:rPr>
                <w:rFonts w:ascii="Times New Roman" w:hAnsi="Times New Roman"/>
                <w:szCs w:val="21"/>
              </w:rPr>
            </w:pPr>
            <w:proofErr w:type="gramStart"/>
            <w:r>
              <w:rPr>
                <w:rFonts w:ascii="Times New Roman" w:hAnsi="Times New Roman" w:hint="eastAsia"/>
                <w:szCs w:val="21"/>
              </w:rPr>
              <w:t>点赞对象</w:t>
            </w:r>
            <w:proofErr w:type="gramEnd"/>
            <w:r>
              <w:rPr>
                <w:rFonts w:ascii="Times New Roman" w:hAnsi="Times New Roman" w:hint="eastAsia"/>
                <w:szCs w:val="21"/>
              </w:rPr>
              <w:t>的一些信息，存放在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418CC49D" w14:textId="642A4C08"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文章或</w:t>
            </w:r>
            <w:proofErr w:type="gramStart"/>
            <w:r>
              <w:rPr>
                <w:rFonts w:ascii="Times New Roman" w:hAnsi="Times New Roman" w:hint="eastAsia"/>
                <w:szCs w:val="21"/>
              </w:rPr>
              <w:t>评论点赞</w:t>
            </w:r>
            <w:proofErr w:type="gramEnd"/>
            <w:r>
              <w:rPr>
                <w:rFonts w:ascii="Times New Roman" w:hAnsi="Times New Roman" w:hint="eastAsia"/>
                <w:szCs w:val="21"/>
              </w:rPr>
              <w:t>/</w:t>
            </w:r>
            <w:r>
              <w:rPr>
                <w:rFonts w:ascii="Times New Roman" w:hAnsi="Times New Roman" w:hint="eastAsia"/>
                <w:szCs w:val="21"/>
              </w:rPr>
              <w:t>取消赞</w:t>
            </w:r>
          </w:p>
        </w:tc>
      </w:tr>
      <w:tr w:rsidR="003A1A5F" w:rsidRPr="004B38EF" w14:paraId="10D3C633" w14:textId="77777777" w:rsidTr="00635346">
        <w:tc>
          <w:tcPr>
            <w:tcW w:w="644" w:type="dxa"/>
            <w:vAlign w:val="center"/>
          </w:tcPr>
          <w:p w14:paraId="7AA62C29" w14:textId="2C28AB6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12</w:t>
            </w:r>
          </w:p>
        </w:tc>
        <w:tc>
          <w:tcPr>
            <w:tcW w:w="3319" w:type="dxa"/>
            <w:vAlign w:val="center"/>
          </w:tcPr>
          <w:p w14:paraId="53F91A21" w14:textId="2CA8247E"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/private/v1/login</w:t>
            </w:r>
          </w:p>
        </w:tc>
        <w:tc>
          <w:tcPr>
            <w:tcW w:w="718" w:type="dxa"/>
            <w:vAlign w:val="center"/>
          </w:tcPr>
          <w:p w14:paraId="166C39EF" w14:textId="786D7EDF"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50F74669" w14:textId="4900C5BD"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登录账号的一些信息，存放在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39551A03" w14:textId="6696F47D"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用户登录</w:t>
            </w:r>
          </w:p>
        </w:tc>
      </w:tr>
      <w:tr w:rsidR="003A1A5F" w:rsidRPr="004B38EF" w14:paraId="5824DC78" w14:textId="77777777" w:rsidTr="00635346">
        <w:tc>
          <w:tcPr>
            <w:tcW w:w="644" w:type="dxa"/>
            <w:vAlign w:val="center"/>
          </w:tcPr>
          <w:p w14:paraId="27675597" w14:textId="2F43B61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13</w:t>
            </w:r>
          </w:p>
        </w:tc>
        <w:tc>
          <w:tcPr>
            <w:tcW w:w="3319" w:type="dxa"/>
            <w:vAlign w:val="center"/>
          </w:tcPr>
          <w:p w14:paraId="424B4B23" w14:textId="36F4CF0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/private/v1/login/auto</w:t>
            </w:r>
          </w:p>
        </w:tc>
        <w:tc>
          <w:tcPr>
            <w:tcW w:w="718" w:type="dxa"/>
            <w:vAlign w:val="center"/>
          </w:tcPr>
          <w:p w14:paraId="5D8E49EA" w14:textId="435C2D8A"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36B68BCC" w14:textId="77777777" w:rsidR="00791836" w:rsidRPr="004B38EF" w:rsidRDefault="00791836" w:rsidP="003A1A5F">
            <w:pPr>
              <w:wordWrap w:val="0"/>
              <w:spacing w:line="360" w:lineRule="auto"/>
              <w:rPr>
                <w:rFonts w:ascii="Times New Roman" w:hAnsi="Times New Roman"/>
                <w:szCs w:val="21"/>
              </w:rPr>
            </w:pPr>
          </w:p>
        </w:tc>
        <w:tc>
          <w:tcPr>
            <w:tcW w:w="1497" w:type="dxa"/>
            <w:vAlign w:val="center"/>
          </w:tcPr>
          <w:p w14:paraId="141DD945" w14:textId="4728A4A5"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自动登录</w:t>
            </w:r>
          </w:p>
        </w:tc>
      </w:tr>
      <w:tr w:rsidR="003A1A5F" w:rsidRPr="004B38EF" w14:paraId="6DF2067C" w14:textId="77777777" w:rsidTr="00635346">
        <w:tc>
          <w:tcPr>
            <w:tcW w:w="644" w:type="dxa"/>
            <w:vAlign w:val="center"/>
          </w:tcPr>
          <w:p w14:paraId="192ACE79" w14:textId="53ACF12F"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14</w:t>
            </w:r>
          </w:p>
        </w:tc>
        <w:tc>
          <w:tcPr>
            <w:tcW w:w="3319" w:type="dxa"/>
            <w:vAlign w:val="center"/>
          </w:tcPr>
          <w:p w14:paraId="1A3FBA7F" w14:textId="3E256A50"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w:t>
            </w:r>
            <w:proofErr w:type="spellStart"/>
            <w:r w:rsidRPr="00791836">
              <w:rPr>
                <w:rFonts w:ascii="Times New Roman" w:eastAsia="等线" w:hAnsi="Times New Roman"/>
                <w:color w:val="000000"/>
                <w:szCs w:val="21"/>
              </w:rPr>
              <w:t>regist</w:t>
            </w:r>
            <w:proofErr w:type="spellEnd"/>
          </w:p>
        </w:tc>
        <w:tc>
          <w:tcPr>
            <w:tcW w:w="718" w:type="dxa"/>
            <w:vAlign w:val="center"/>
          </w:tcPr>
          <w:p w14:paraId="19E25901" w14:textId="74C8D93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1B7D3E0D" w14:textId="719AA0D6"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注册账号的一些信息，存放在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2EC24587" w14:textId="5256C296"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用户注册</w:t>
            </w:r>
          </w:p>
        </w:tc>
      </w:tr>
      <w:tr w:rsidR="003A1A5F" w:rsidRPr="004B38EF" w14:paraId="04A1022D" w14:textId="77777777" w:rsidTr="00635346">
        <w:tc>
          <w:tcPr>
            <w:tcW w:w="644" w:type="dxa"/>
            <w:vAlign w:val="center"/>
          </w:tcPr>
          <w:p w14:paraId="78EFB6F5" w14:textId="2CAD82B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15</w:t>
            </w:r>
          </w:p>
        </w:tc>
        <w:tc>
          <w:tcPr>
            <w:tcW w:w="3319" w:type="dxa"/>
            <w:vAlign w:val="center"/>
          </w:tcPr>
          <w:p w14:paraId="1F4AD535" w14:textId="21D81BE5"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/private/v1/upload/avatar</w:t>
            </w:r>
          </w:p>
        </w:tc>
        <w:tc>
          <w:tcPr>
            <w:tcW w:w="718" w:type="dxa"/>
            <w:vAlign w:val="center"/>
          </w:tcPr>
          <w:p w14:paraId="14E22401" w14:textId="6637C69A"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428BF45C" w14:textId="7FA2054B"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新头像文件等信息，存放在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0E2A3788" w14:textId="5C5A1B0E"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修改头像</w:t>
            </w:r>
          </w:p>
        </w:tc>
      </w:tr>
      <w:tr w:rsidR="003A1A5F" w:rsidRPr="004B38EF" w14:paraId="5909D90D" w14:textId="77777777" w:rsidTr="00635346">
        <w:tc>
          <w:tcPr>
            <w:tcW w:w="644" w:type="dxa"/>
            <w:vAlign w:val="center"/>
          </w:tcPr>
          <w:p w14:paraId="2FDD1A71" w14:textId="177BD2B7"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16</w:t>
            </w:r>
          </w:p>
        </w:tc>
        <w:tc>
          <w:tcPr>
            <w:tcW w:w="3319" w:type="dxa"/>
            <w:vAlign w:val="center"/>
          </w:tcPr>
          <w:p w14:paraId="504C2D54" w14:textId="3E574047"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/private/v1/upload/image</w:t>
            </w:r>
          </w:p>
        </w:tc>
        <w:tc>
          <w:tcPr>
            <w:tcW w:w="718" w:type="dxa"/>
            <w:vAlign w:val="center"/>
          </w:tcPr>
          <w:p w14:paraId="1573C5E9" w14:textId="792CF3D9"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157C3FAF" w14:textId="1AE12387"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上</w:t>
            </w:r>
            <w:proofErr w:type="gramStart"/>
            <w:r>
              <w:rPr>
                <w:rFonts w:ascii="Times New Roman" w:hAnsi="Times New Roman" w:hint="eastAsia"/>
                <w:szCs w:val="21"/>
              </w:rPr>
              <w:t>传图片</w:t>
            </w:r>
            <w:proofErr w:type="gramEnd"/>
            <w:r>
              <w:rPr>
                <w:rFonts w:ascii="Times New Roman" w:hAnsi="Times New Roman" w:hint="eastAsia"/>
                <w:szCs w:val="21"/>
              </w:rPr>
              <w:t>的文件信息，存放在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5AA3CD5A" w14:textId="0C19D981"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上</w:t>
            </w:r>
            <w:proofErr w:type="gramStart"/>
            <w:r>
              <w:rPr>
                <w:rFonts w:ascii="Times New Roman" w:hAnsi="Times New Roman" w:hint="eastAsia"/>
                <w:szCs w:val="21"/>
              </w:rPr>
              <w:t>传图片</w:t>
            </w:r>
            <w:proofErr w:type="gramEnd"/>
          </w:p>
        </w:tc>
      </w:tr>
      <w:tr w:rsidR="003A1A5F" w:rsidRPr="004B38EF" w14:paraId="63DFF03D" w14:textId="77777777" w:rsidTr="00635346">
        <w:tc>
          <w:tcPr>
            <w:tcW w:w="644" w:type="dxa"/>
            <w:vAlign w:val="center"/>
          </w:tcPr>
          <w:p w14:paraId="69D89C04" w14:textId="044F671D"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17</w:t>
            </w:r>
          </w:p>
        </w:tc>
        <w:tc>
          <w:tcPr>
            <w:tcW w:w="3319" w:type="dxa"/>
            <w:vAlign w:val="center"/>
          </w:tcPr>
          <w:p w14:paraId="35E62C8E" w14:textId="0C41BE6C"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/private/v1/user/:id</w:t>
            </w:r>
          </w:p>
        </w:tc>
        <w:tc>
          <w:tcPr>
            <w:tcW w:w="718" w:type="dxa"/>
            <w:vAlign w:val="center"/>
          </w:tcPr>
          <w:p w14:paraId="5A481B07" w14:textId="5A91C34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1B41B469" w14:textId="4A5EBDD7"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id</w:t>
            </w:r>
            <w:r>
              <w:rPr>
                <w:rFonts w:ascii="Times New Roman" w:hAnsi="Times New Roman" w:hint="eastAsia"/>
                <w:szCs w:val="21"/>
              </w:rPr>
              <w:t>：用户的</w:t>
            </w:r>
            <w:r>
              <w:rPr>
                <w:rFonts w:ascii="Times New Roman" w:hAnsi="Times New Roman" w:hint="eastAsia"/>
                <w:szCs w:val="21"/>
              </w:rPr>
              <w:t>id</w:t>
            </w:r>
          </w:p>
        </w:tc>
        <w:tc>
          <w:tcPr>
            <w:tcW w:w="1497" w:type="dxa"/>
            <w:vAlign w:val="center"/>
          </w:tcPr>
          <w:p w14:paraId="42B2E3F4" w14:textId="470E5209"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用户首页信息</w:t>
            </w:r>
          </w:p>
        </w:tc>
      </w:tr>
      <w:tr w:rsidR="003A1A5F" w:rsidRPr="004B38EF" w14:paraId="33C2DBB0" w14:textId="77777777" w:rsidTr="00635346">
        <w:tc>
          <w:tcPr>
            <w:tcW w:w="644" w:type="dxa"/>
            <w:vAlign w:val="center"/>
          </w:tcPr>
          <w:p w14:paraId="211043E1" w14:textId="75337296"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18</w:t>
            </w:r>
          </w:p>
        </w:tc>
        <w:tc>
          <w:tcPr>
            <w:tcW w:w="3319" w:type="dxa"/>
            <w:vAlign w:val="center"/>
          </w:tcPr>
          <w:p w14:paraId="0808E1EA" w14:textId="2B7204A2"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/private/v1/user/</w:t>
            </w:r>
            <w:proofErr w:type="spellStart"/>
            <w:r w:rsidRPr="00791836">
              <w:rPr>
                <w:rFonts w:ascii="Times New Roman" w:eastAsia="等线" w:hAnsi="Times New Roman"/>
                <w:color w:val="000000"/>
                <w:szCs w:val="21"/>
              </w:rPr>
              <w:t>forgetPassword</w:t>
            </w:r>
            <w:proofErr w:type="spellEnd"/>
          </w:p>
        </w:tc>
        <w:tc>
          <w:tcPr>
            <w:tcW w:w="718" w:type="dxa"/>
            <w:vAlign w:val="center"/>
          </w:tcPr>
          <w:p w14:paraId="57CF72F2" w14:textId="1199A360"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4C799CCF" w14:textId="4A1CAC0A"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新密码、验证码等信息，存放在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70818471" w14:textId="3D177CBD"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忘记密码</w:t>
            </w:r>
          </w:p>
        </w:tc>
      </w:tr>
      <w:tr w:rsidR="003A1A5F" w:rsidRPr="004B38EF" w14:paraId="70E1BFCE" w14:textId="77777777" w:rsidTr="00635346">
        <w:tc>
          <w:tcPr>
            <w:tcW w:w="644" w:type="dxa"/>
            <w:vAlign w:val="center"/>
          </w:tcPr>
          <w:p w14:paraId="5572B37F" w14:textId="51BFE76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19</w:t>
            </w:r>
          </w:p>
        </w:tc>
        <w:tc>
          <w:tcPr>
            <w:tcW w:w="3319" w:type="dxa"/>
            <w:vAlign w:val="center"/>
          </w:tcPr>
          <w:p w14:paraId="2C5CF0B2" w14:textId="3C95C1BC"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/private/v1/user/</w:t>
            </w:r>
            <w:proofErr w:type="spellStart"/>
            <w:r w:rsidRPr="00791836">
              <w:rPr>
                <w:rFonts w:ascii="Times New Roman" w:eastAsia="等线" w:hAnsi="Times New Roman"/>
                <w:color w:val="000000"/>
                <w:szCs w:val="21"/>
              </w:rPr>
              <w:t>modifyPassword</w:t>
            </w:r>
            <w:proofErr w:type="spellEnd"/>
          </w:p>
        </w:tc>
        <w:tc>
          <w:tcPr>
            <w:tcW w:w="718" w:type="dxa"/>
            <w:vAlign w:val="center"/>
          </w:tcPr>
          <w:p w14:paraId="048AA32D" w14:textId="53A938D3"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55A2A5E6" w14:textId="5551C4D5"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新密码，存放在</w:t>
            </w:r>
            <w:r>
              <w:rPr>
                <w:rFonts w:ascii="Times New Roman" w:hAnsi="Times New Roman" w:hint="eastAsia"/>
                <w:szCs w:val="21"/>
              </w:rPr>
              <w:t>body</w:t>
            </w:r>
          </w:p>
        </w:tc>
        <w:tc>
          <w:tcPr>
            <w:tcW w:w="1497" w:type="dxa"/>
            <w:vAlign w:val="center"/>
          </w:tcPr>
          <w:p w14:paraId="5BC35D5E" w14:textId="47D7B9A4"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修改密码</w:t>
            </w:r>
          </w:p>
        </w:tc>
      </w:tr>
      <w:tr w:rsidR="003A1A5F" w:rsidRPr="004B38EF" w14:paraId="169DCE61" w14:textId="77777777" w:rsidTr="00635346">
        <w:tc>
          <w:tcPr>
            <w:tcW w:w="644" w:type="dxa"/>
            <w:vAlign w:val="center"/>
          </w:tcPr>
          <w:p w14:paraId="1F8827D1" w14:textId="4A1CCDC1"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20</w:t>
            </w:r>
          </w:p>
        </w:tc>
        <w:tc>
          <w:tcPr>
            <w:tcW w:w="3319" w:type="dxa"/>
            <w:vAlign w:val="center"/>
          </w:tcPr>
          <w:p w14:paraId="456C38A5" w14:textId="31F9EFDA"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/private/v1/user/dynamic/:id</w:t>
            </w:r>
          </w:p>
        </w:tc>
        <w:tc>
          <w:tcPr>
            <w:tcW w:w="718" w:type="dxa"/>
            <w:vAlign w:val="center"/>
          </w:tcPr>
          <w:p w14:paraId="63C5E2DD" w14:textId="7D1DC2FB"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get</w:t>
            </w:r>
          </w:p>
        </w:tc>
        <w:tc>
          <w:tcPr>
            <w:tcW w:w="2118" w:type="dxa"/>
            <w:vAlign w:val="center"/>
          </w:tcPr>
          <w:p w14:paraId="399D18B8" w14:textId="7190F9D4"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id</w:t>
            </w:r>
            <w:r>
              <w:rPr>
                <w:rFonts w:ascii="Times New Roman" w:hAnsi="Times New Roman" w:hint="eastAsia"/>
                <w:szCs w:val="21"/>
              </w:rPr>
              <w:t>：用户的</w:t>
            </w:r>
            <w:r>
              <w:rPr>
                <w:rFonts w:ascii="Times New Roman" w:hAnsi="Times New Roman" w:hint="eastAsia"/>
                <w:szCs w:val="21"/>
              </w:rPr>
              <w:t>id</w:t>
            </w:r>
          </w:p>
        </w:tc>
        <w:tc>
          <w:tcPr>
            <w:tcW w:w="1497" w:type="dxa"/>
            <w:vAlign w:val="center"/>
          </w:tcPr>
          <w:p w14:paraId="5ACA1BEA" w14:textId="58EDCC23"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获取用户动态</w:t>
            </w:r>
          </w:p>
        </w:tc>
      </w:tr>
      <w:tr w:rsidR="003A1A5F" w:rsidRPr="004B38EF" w14:paraId="1AB9FC8B" w14:textId="77777777" w:rsidTr="00635346">
        <w:tc>
          <w:tcPr>
            <w:tcW w:w="644" w:type="dxa"/>
            <w:vAlign w:val="center"/>
          </w:tcPr>
          <w:p w14:paraId="3F032812" w14:textId="4E0E4A91"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21</w:t>
            </w:r>
          </w:p>
        </w:tc>
        <w:tc>
          <w:tcPr>
            <w:tcW w:w="3319" w:type="dxa"/>
            <w:vAlign w:val="center"/>
          </w:tcPr>
          <w:p w14:paraId="7725034B" w14:textId="4CC94830"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/private/v1/user/</w:t>
            </w:r>
            <w:proofErr w:type="spellStart"/>
            <w:r w:rsidRPr="00791836">
              <w:rPr>
                <w:rFonts w:ascii="Times New Roman" w:eastAsia="等线" w:hAnsi="Times New Roman"/>
                <w:color w:val="000000"/>
                <w:szCs w:val="21"/>
              </w:rPr>
              <w:t>editPhone</w:t>
            </w:r>
            <w:proofErr w:type="spellEnd"/>
          </w:p>
        </w:tc>
        <w:tc>
          <w:tcPr>
            <w:tcW w:w="718" w:type="dxa"/>
            <w:vAlign w:val="center"/>
          </w:tcPr>
          <w:p w14:paraId="61FC3C65" w14:textId="728960F4"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24A5DB1D" w14:textId="2AB588FB"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新手机号，放在</w:t>
            </w:r>
            <w:r>
              <w:rPr>
                <w:rFonts w:ascii="Times New Roman" w:hAnsi="Times New Roman" w:hint="eastAsia"/>
                <w:szCs w:val="21"/>
              </w:rPr>
              <w:t>body</w:t>
            </w:r>
          </w:p>
        </w:tc>
        <w:tc>
          <w:tcPr>
            <w:tcW w:w="1497" w:type="dxa"/>
            <w:vAlign w:val="center"/>
          </w:tcPr>
          <w:p w14:paraId="09D3BB02" w14:textId="77ECFB5D"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绑定手机</w:t>
            </w:r>
          </w:p>
        </w:tc>
      </w:tr>
      <w:tr w:rsidR="003A1A5F" w:rsidRPr="004B38EF" w14:paraId="28139B7C" w14:textId="77777777" w:rsidTr="00635346">
        <w:tc>
          <w:tcPr>
            <w:tcW w:w="644" w:type="dxa"/>
            <w:vAlign w:val="center"/>
          </w:tcPr>
          <w:p w14:paraId="6C1A188A" w14:textId="154F7445"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22</w:t>
            </w:r>
          </w:p>
        </w:tc>
        <w:tc>
          <w:tcPr>
            <w:tcW w:w="3319" w:type="dxa"/>
            <w:vAlign w:val="center"/>
          </w:tcPr>
          <w:p w14:paraId="402C613E" w14:textId="06C5C162"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w:t>
            </w:r>
            <w:proofErr w:type="spellStart"/>
            <w:r w:rsidRPr="00791836">
              <w:rPr>
                <w:rFonts w:ascii="Times New Roman" w:eastAsia="等线" w:hAnsi="Times New Roman"/>
                <w:color w:val="000000"/>
                <w:szCs w:val="21"/>
              </w:rPr>
              <w:t>api</w:t>
            </w:r>
            <w:proofErr w:type="spellEnd"/>
            <w:r w:rsidRPr="00791836">
              <w:rPr>
                <w:rFonts w:ascii="Times New Roman" w:eastAsia="等线" w:hAnsi="Times New Roman"/>
                <w:color w:val="000000"/>
                <w:szCs w:val="21"/>
              </w:rPr>
              <w:t>/private/v1/user/</w:t>
            </w:r>
            <w:proofErr w:type="spellStart"/>
            <w:r w:rsidRPr="00791836">
              <w:rPr>
                <w:rFonts w:ascii="Times New Roman" w:eastAsia="等线" w:hAnsi="Times New Roman"/>
                <w:color w:val="000000"/>
                <w:szCs w:val="21"/>
              </w:rPr>
              <w:t>editInfo</w:t>
            </w:r>
            <w:proofErr w:type="spellEnd"/>
          </w:p>
        </w:tc>
        <w:tc>
          <w:tcPr>
            <w:tcW w:w="718" w:type="dxa"/>
            <w:vAlign w:val="center"/>
          </w:tcPr>
          <w:p w14:paraId="019B4BCA" w14:textId="4EF4FB1D" w:rsidR="00791836" w:rsidRPr="00791836" w:rsidRDefault="00791836" w:rsidP="00791836">
            <w:pPr>
              <w:spacing w:line="360" w:lineRule="auto"/>
              <w:rPr>
                <w:rFonts w:ascii="Times New Roman" w:hAnsi="Times New Roman"/>
                <w:szCs w:val="21"/>
              </w:rPr>
            </w:pPr>
            <w:r w:rsidRPr="00791836">
              <w:rPr>
                <w:rFonts w:ascii="Times New Roman" w:eastAsia="等线" w:hAnsi="Times New Roman"/>
                <w:color w:val="000000"/>
                <w:szCs w:val="21"/>
              </w:rPr>
              <w:t>post</w:t>
            </w:r>
          </w:p>
        </w:tc>
        <w:tc>
          <w:tcPr>
            <w:tcW w:w="2118" w:type="dxa"/>
            <w:vAlign w:val="center"/>
          </w:tcPr>
          <w:p w14:paraId="3DB723B4" w14:textId="6B98A0CE" w:rsidR="00791836" w:rsidRPr="004B38EF" w:rsidRDefault="00635346" w:rsidP="003A1A5F">
            <w:pPr>
              <w:wordWrap w:val="0"/>
              <w:spacing w:line="360" w:lineRule="auto"/>
              <w:rPr>
                <w:rFonts w:ascii="Times New Roman" w:hAnsi="Times New Roman"/>
                <w:szCs w:val="21"/>
              </w:rPr>
            </w:pPr>
            <w:r>
              <w:rPr>
                <w:rFonts w:ascii="Times New Roman" w:hAnsi="Times New Roman" w:hint="eastAsia"/>
                <w:szCs w:val="21"/>
              </w:rPr>
              <w:t>修改后的用户信息，存放在</w:t>
            </w:r>
            <w:r>
              <w:rPr>
                <w:rFonts w:ascii="Times New Roman" w:hAnsi="Times New Roman" w:hint="eastAsia"/>
                <w:szCs w:val="21"/>
              </w:rPr>
              <w:t>body</w:t>
            </w:r>
            <w:r>
              <w:rPr>
                <w:rFonts w:ascii="Times New Roman" w:hAnsi="Times New Roman" w:hint="eastAsia"/>
                <w:szCs w:val="21"/>
              </w:rPr>
              <w:t>中</w:t>
            </w:r>
          </w:p>
        </w:tc>
        <w:tc>
          <w:tcPr>
            <w:tcW w:w="1497" w:type="dxa"/>
            <w:vAlign w:val="center"/>
          </w:tcPr>
          <w:p w14:paraId="35E18762" w14:textId="66596F40" w:rsidR="00791836" w:rsidRPr="004B38EF" w:rsidRDefault="00A1746E" w:rsidP="00791836">
            <w:pPr>
              <w:spacing w:line="360" w:lineRule="auto"/>
              <w:rPr>
                <w:rFonts w:ascii="Times New Roman" w:hAnsi="Times New Roman"/>
                <w:szCs w:val="21"/>
              </w:rPr>
            </w:pPr>
            <w:r>
              <w:rPr>
                <w:rFonts w:ascii="Times New Roman" w:hAnsi="Times New Roman" w:hint="eastAsia"/>
                <w:szCs w:val="21"/>
              </w:rPr>
              <w:t>修改个人信息</w:t>
            </w:r>
          </w:p>
        </w:tc>
      </w:tr>
    </w:tbl>
    <w:p w14:paraId="4D715EAD" w14:textId="5A5ACC79" w:rsidR="00E0613A" w:rsidRDefault="00C25491"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在上表中的</w:t>
      </w:r>
      <w:r>
        <w:rPr>
          <w:rFonts w:ascii="Times New Roman" w:hAnsi="Times New Roman" w:hint="eastAsia"/>
          <w:sz w:val="24"/>
          <w:szCs w:val="24"/>
        </w:rPr>
        <w:t>post</w:t>
      </w:r>
      <w:r>
        <w:rPr>
          <w:rFonts w:ascii="Times New Roman" w:hAnsi="Times New Roman" w:hint="eastAsia"/>
          <w:sz w:val="24"/>
          <w:szCs w:val="24"/>
        </w:rPr>
        <w:t>请求中，前端的网络请求携带有一些参数，这些参数存放在</w:t>
      </w:r>
      <w:r>
        <w:rPr>
          <w:rFonts w:ascii="Times New Roman" w:hAnsi="Times New Roman" w:hint="eastAsia"/>
          <w:sz w:val="24"/>
          <w:szCs w:val="24"/>
        </w:rPr>
        <w:t>request</w:t>
      </w:r>
      <w:r>
        <w:rPr>
          <w:rFonts w:ascii="Times New Roman" w:hAnsi="Times New Roman" w:hint="eastAsia"/>
          <w:sz w:val="24"/>
          <w:szCs w:val="24"/>
        </w:rPr>
        <w:t>请求的</w:t>
      </w:r>
      <w:r>
        <w:rPr>
          <w:rFonts w:ascii="Times New Roman" w:hAnsi="Times New Roman" w:hint="eastAsia"/>
          <w:sz w:val="24"/>
          <w:szCs w:val="24"/>
        </w:rPr>
        <w:t>body</w:t>
      </w:r>
      <w:r>
        <w:rPr>
          <w:rFonts w:ascii="Times New Roman" w:hAnsi="Times New Roman" w:hint="eastAsia"/>
          <w:sz w:val="24"/>
          <w:szCs w:val="24"/>
        </w:rPr>
        <w:t>中，以</w:t>
      </w:r>
      <w:r w:rsidRPr="00C25491">
        <w:rPr>
          <w:rFonts w:ascii="Times New Roman" w:hAnsi="Times New Roman"/>
          <w:sz w:val="24"/>
          <w:szCs w:val="24"/>
        </w:rPr>
        <w:t>x-www-form-</w:t>
      </w:r>
      <w:proofErr w:type="spellStart"/>
      <w:r w:rsidRPr="00C25491">
        <w:rPr>
          <w:rFonts w:ascii="Times New Roman" w:hAnsi="Times New Roman"/>
          <w:sz w:val="24"/>
          <w:szCs w:val="24"/>
        </w:rPr>
        <w:t>urlencoded</w:t>
      </w:r>
      <w:proofErr w:type="spellEnd"/>
      <w:r>
        <w:rPr>
          <w:rFonts w:ascii="Times New Roman" w:hAnsi="Times New Roman" w:hint="eastAsia"/>
          <w:sz w:val="24"/>
          <w:szCs w:val="24"/>
        </w:rPr>
        <w:t>格式传递，在本文中不做详细列举。</w:t>
      </w:r>
      <w:r w:rsidR="00E0613A">
        <w:rPr>
          <w:rFonts w:ascii="Times New Roman" w:hAnsi="Times New Roman"/>
          <w:sz w:val="24"/>
          <w:szCs w:val="24"/>
        </w:rPr>
        <w:br w:type="page"/>
      </w:r>
    </w:p>
    <w:p w14:paraId="3BF6A5E5" w14:textId="6EE28D0A" w:rsidR="00E0613A" w:rsidRDefault="00E0613A" w:rsidP="002766CD">
      <w:pPr>
        <w:spacing w:beforeLines="80" w:before="249" w:afterLines="50" w:after="156" w:line="460" w:lineRule="exact"/>
        <w:jc w:val="center"/>
        <w:outlineLvl w:val="0"/>
        <w:rPr>
          <w:rFonts w:ascii="Times New Roman" w:eastAsia="楷体_GB2312" w:hAnsi="Times New Roman"/>
          <w:szCs w:val="24"/>
        </w:rPr>
      </w:pPr>
      <w:r>
        <w:rPr>
          <w:rFonts w:ascii="Times New Roman" w:eastAsia="黑体" w:hAnsi="Times New Roman"/>
          <w:b/>
          <w:sz w:val="36"/>
          <w:szCs w:val="36"/>
        </w:rPr>
        <w:lastRenderedPageBreak/>
        <w:t xml:space="preserve">  </w:t>
      </w:r>
      <w:bookmarkStart w:id="50" w:name="_Toc72610901"/>
      <w:r>
        <w:rPr>
          <w:rFonts w:ascii="Times New Roman" w:eastAsia="黑体" w:hAnsi="Times New Roman" w:hint="eastAsia"/>
          <w:b/>
          <w:sz w:val="36"/>
          <w:szCs w:val="36"/>
        </w:rPr>
        <w:t>第</w:t>
      </w:r>
      <w:r>
        <w:rPr>
          <w:rFonts w:ascii="Times New Roman" w:eastAsia="黑体" w:hAnsi="Times New Roman"/>
          <w:b/>
          <w:sz w:val="36"/>
          <w:szCs w:val="36"/>
        </w:rPr>
        <w:t>5</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系统实现</w:t>
      </w:r>
      <w:bookmarkEnd w:id="50"/>
    </w:p>
    <w:p w14:paraId="00471810" w14:textId="39E0DE72" w:rsidR="00E0613A" w:rsidRDefault="00E0613A" w:rsidP="00E0613A">
      <w:pPr>
        <w:spacing w:line="360" w:lineRule="auto"/>
        <w:outlineLvl w:val="1"/>
        <w:rPr>
          <w:rFonts w:ascii="Times New Roman" w:hAnsi="Times New Roman"/>
          <w:szCs w:val="24"/>
        </w:rPr>
      </w:pPr>
      <w:bookmarkStart w:id="51" w:name="_Toc72610902"/>
      <w:r>
        <w:rPr>
          <w:rFonts w:ascii="Times New Roman" w:hAnsi="Times New Roman"/>
          <w:b/>
          <w:sz w:val="28"/>
          <w:szCs w:val="28"/>
        </w:rPr>
        <w:t>5.1</w:t>
      </w:r>
      <w:r>
        <w:rPr>
          <w:rFonts w:ascii="Times New Roman" w:eastAsia="黑体" w:hAnsi="Times New Roman"/>
          <w:sz w:val="28"/>
          <w:szCs w:val="28"/>
        </w:rPr>
        <w:t xml:space="preserve"> </w:t>
      </w:r>
      <w:r>
        <w:rPr>
          <w:rFonts w:ascii="Times New Roman" w:eastAsia="黑体" w:hAnsi="Times New Roman" w:hint="eastAsia"/>
          <w:b/>
          <w:sz w:val="28"/>
          <w:szCs w:val="28"/>
        </w:rPr>
        <w:t>系统主要功能页面展示</w:t>
      </w:r>
      <w:bookmarkEnd w:id="51"/>
    </w:p>
    <w:p w14:paraId="4407D480" w14:textId="301F0AD0" w:rsidR="00E0613A" w:rsidRDefault="00E0613A" w:rsidP="00E0613A">
      <w:pPr>
        <w:spacing w:line="360" w:lineRule="auto"/>
        <w:outlineLvl w:val="2"/>
        <w:rPr>
          <w:rFonts w:ascii="Times New Roman" w:eastAsia="黑体" w:hAnsi="Times New Roman"/>
          <w:b/>
          <w:sz w:val="24"/>
          <w:szCs w:val="24"/>
        </w:rPr>
      </w:pPr>
      <w:bookmarkStart w:id="52" w:name="_Toc72610903"/>
      <w:r>
        <w:rPr>
          <w:rFonts w:ascii="Times New Roman" w:eastAsia="黑体" w:hAnsi="Times New Roman"/>
          <w:b/>
          <w:sz w:val="24"/>
          <w:szCs w:val="24"/>
        </w:rPr>
        <w:t>5.1.1</w:t>
      </w:r>
      <w:r>
        <w:rPr>
          <w:rFonts w:ascii="Times New Roman" w:eastAsia="黑体" w:hAnsi="Times New Roman"/>
          <w:sz w:val="24"/>
          <w:szCs w:val="24"/>
        </w:rPr>
        <w:t xml:space="preserve"> </w:t>
      </w:r>
      <w:r>
        <w:rPr>
          <w:rFonts w:ascii="Times New Roman" w:eastAsia="黑体" w:hAnsi="Times New Roman" w:hint="eastAsia"/>
          <w:b/>
          <w:sz w:val="24"/>
          <w:szCs w:val="24"/>
        </w:rPr>
        <w:t>主页面展示</w:t>
      </w:r>
      <w:bookmarkEnd w:id="52"/>
    </w:p>
    <w:p w14:paraId="0DC3726D" w14:textId="4A6A86A7" w:rsidR="004E052E" w:rsidRDefault="004E052E" w:rsidP="004E052E">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图</w:t>
      </w:r>
      <w:r>
        <w:rPr>
          <w:rFonts w:ascii="Times New Roman" w:hAnsi="Times New Roman" w:hint="eastAsia"/>
          <w:sz w:val="24"/>
          <w:szCs w:val="24"/>
        </w:rPr>
        <w:t>5</w:t>
      </w:r>
      <w:r>
        <w:rPr>
          <w:rFonts w:ascii="Times New Roman" w:hAnsi="Times New Roman"/>
          <w:sz w:val="24"/>
          <w:szCs w:val="24"/>
        </w:rPr>
        <w:t>.1</w:t>
      </w:r>
      <w:r>
        <w:rPr>
          <w:rFonts w:ascii="Times New Roman" w:hAnsi="Times New Roman" w:hint="eastAsia"/>
          <w:sz w:val="24"/>
          <w:szCs w:val="24"/>
        </w:rPr>
        <w:t>为网站的首页，如果访客之前登录过社区，会在</w:t>
      </w:r>
      <w:r>
        <w:rPr>
          <w:rFonts w:ascii="Times New Roman" w:hAnsi="Times New Roman" w:hint="eastAsia"/>
          <w:sz w:val="24"/>
          <w:szCs w:val="24"/>
        </w:rPr>
        <w:t>cookie</w:t>
      </w:r>
      <w:r>
        <w:rPr>
          <w:rFonts w:ascii="Times New Roman" w:hAnsi="Times New Roman" w:hint="eastAsia"/>
          <w:sz w:val="24"/>
          <w:szCs w:val="24"/>
        </w:rPr>
        <w:t>中存有一个</w:t>
      </w:r>
      <w:r>
        <w:rPr>
          <w:rFonts w:ascii="Times New Roman" w:hAnsi="Times New Roman" w:hint="eastAsia"/>
          <w:sz w:val="24"/>
          <w:szCs w:val="24"/>
        </w:rPr>
        <w:t>token</w:t>
      </w:r>
      <w:r>
        <w:rPr>
          <w:rFonts w:ascii="Times New Roman" w:hAnsi="Times New Roman" w:hint="eastAsia"/>
          <w:sz w:val="24"/>
          <w:szCs w:val="24"/>
        </w:rPr>
        <w:t>，在后面访问时会自动登录账号。网站的首页显示的是社区为所有访客提供的开发工具，访客点击即可打开新的页面使用在线工具。点击左侧的导航区域即可滚动到对应的工具区域。</w:t>
      </w:r>
    </w:p>
    <w:p w14:paraId="77E0DEFD" w14:textId="7D9DBCED" w:rsidR="004E052E" w:rsidRDefault="004E052E" w:rsidP="004E052E">
      <w:pPr>
        <w:spacing w:line="360" w:lineRule="auto"/>
        <w:ind w:firstLine="420"/>
        <w:rPr>
          <w:rFonts w:ascii="Times New Roman" w:hAnsi="Times New Roman"/>
          <w:sz w:val="24"/>
          <w:szCs w:val="24"/>
        </w:rPr>
      </w:pPr>
      <w:r>
        <w:rPr>
          <w:rFonts w:ascii="Times New Roman" w:hAnsi="Times New Roman" w:hint="eastAsia"/>
          <w:sz w:val="24"/>
          <w:szCs w:val="24"/>
        </w:rPr>
        <w:t>其中，编译工具部分为访客提供了各种语言的在线编译器；前端工具部分为访客提供了一些开发工具，如</w:t>
      </w:r>
      <w:r>
        <w:rPr>
          <w:rFonts w:ascii="Times New Roman" w:hAnsi="Times New Roman" w:hint="eastAsia"/>
          <w:sz w:val="24"/>
          <w:szCs w:val="24"/>
        </w:rPr>
        <w:t>JSON</w:t>
      </w:r>
      <w:r>
        <w:rPr>
          <w:rFonts w:ascii="Times New Roman" w:hAnsi="Times New Roman" w:hint="eastAsia"/>
          <w:sz w:val="24"/>
          <w:szCs w:val="24"/>
        </w:rPr>
        <w:t>在线解析、</w:t>
      </w:r>
      <w:r>
        <w:rPr>
          <w:rFonts w:ascii="Times New Roman" w:hAnsi="Times New Roman" w:hint="eastAsia"/>
          <w:sz w:val="24"/>
          <w:szCs w:val="24"/>
        </w:rPr>
        <w:t>RGB</w:t>
      </w:r>
      <w:r>
        <w:rPr>
          <w:rFonts w:ascii="Times New Roman" w:hAnsi="Times New Roman" w:hint="eastAsia"/>
          <w:sz w:val="24"/>
          <w:szCs w:val="24"/>
        </w:rPr>
        <w:t>与</w:t>
      </w:r>
      <w:r>
        <w:rPr>
          <w:rFonts w:ascii="Times New Roman" w:hAnsi="Times New Roman" w:hint="eastAsia"/>
          <w:sz w:val="24"/>
          <w:szCs w:val="24"/>
        </w:rPr>
        <w:t>1</w:t>
      </w:r>
      <w:r>
        <w:rPr>
          <w:rFonts w:ascii="Times New Roman" w:hAnsi="Times New Roman"/>
          <w:sz w:val="24"/>
          <w:szCs w:val="24"/>
        </w:rPr>
        <w:t>6</w:t>
      </w:r>
      <w:r>
        <w:rPr>
          <w:rFonts w:ascii="Times New Roman" w:hAnsi="Times New Roman" w:hint="eastAsia"/>
          <w:sz w:val="24"/>
          <w:szCs w:val="24"/>
        </w:rPr>
        <w:t>进制颜色格式转化、在线字数统计等；学习</w:t>
      </w:r>
      <w:proofErr w:type="gramStart"/>
      <w:r>
        <w:rPr>
          <w:rFonts w:ascii="Times New Roman" w:hAnsi="Times New Roman" w:hint="eastAsia"/>
          <w:sz w:val="24"/>
          <w:szCs w:val="24"/>
        </w:rPr>
        <w:t>网站位访客</w:t>
      </w:r>
      <w:proofErr w:type="gramEnd"/>
      <w:r>
        <w:rPr>
          <w:rFonts w:ascii="Times New Roman" w:hAnsi="Times New Roman" w:hint="eastAsia"/>
          <w:sz w:val="24"/>
          <w:szCs w:val="24"/>
        </w:rPr>
        <w:t>列举了一些国内外的优秀论坛；开发工具部分为访客列举了一些实用的网站。</w:t>
      </w:r>
    </w:p>
    <w:p w14:paraId="686313AC" w14:textId="6593F312" w:rsidR="00E0613A" w:rsidRDefault="00E0613A" w:rsidP="00E0613A">
      <w:pPr>
        <w:spacing w:line="360" w:lineRule="auto"/>
        <w:jc w:val="center"/>
        <w:rPr>
          <w:rFonts w:ascii="Times New Roman" w:hAnsi="Times New Roman"/>
          <w:sz w:val="24"/>
          <w:szCs w:val="24"/>
        </w:rPr>
      </w:pPr>
      <w:r>
        <w:rPr>
          <w:noProof/>
        </w:rPr>
        <w:drawing>
          <wp:inline distT="0" distB="0" distL="0" distR="0" wp14:anchorId="16755B23" wp14:editId="77E0338E">
            <wp:extent cx="4933950" cy="261845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1712" cy="2617263"/>
                    </a:xfrm>
                    <a:prstGeom prst="rect">
                      <a:avLst/>
                    </a:prstGeom>
                  </pic:spPr>
                </pic:pic>
              </a:graphicData>
            </a:graphic>
          </wp:inline>
        </w:drawing>
      </w:r>
    </w:p>
    <w:p w14:paraId="168E6833" w14:textId="22A263D4" w:rsidR="00E0613A" w:rsidRPr="00C96764" w:rsidRDefault="00E0613A" w:rsidP="00E0613A">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1 </w:t>
      </w:r>
      <w:r w:rsidR="004E052E">
        <w:rPr>
          <w:rFonts w:ascii="Times New Roman" w:eastAsia="黑体" w:hAnsi="Times New Roman" w:hint="eastAsia"/>
          <w:bCs/>
          <w:szCs w:val="24"/>
        </w:rPr>
        <w:t>网站首页</w:t>
      </w:r>
    </w:p>
    <w:p w14:paraId="21EDB756" w14:textId="64766A0B" w:rsidR="004E052E" w:rsidRDefault="004E052E" w:rsidP="004E052E">
      <w:pPr>
        <w:spacing w:line="360" w:lineRule="auto"/>
        <w:outlineLvl w:val="2"/>
        <w:rPr>
          <w:rFonts w:ascii="Times New Roman" w:eastAsia="黑体" w:hAnsi="Times New Roman"/>
          <w:b/>
          <w:sz w:val="24"/>
          <w:szCs w:val="24"/>
        </w:rPr>
      </w:pPr>
      <w:bookmarkStart w:id="53" w:name="_Toc72610904"/>
      <w:r>
        <w:rPr>
          <w:rFonts w:ascii="Times New Roman" w:eastAsia="黑体" w:hAnsi="Times New Roman"/>
          <w:b/>
          <w:sz w:val="24"/>
          <w:szCs w:val="24"/>
        </w:rPr>
        <w:t>5.1.2</w:t>
      </w:r>
      <w:r>
        <w:rPr>
          <w:rFonts w:ascii="Times New Roman" w:eastAsia="黑体" w:hAnsi="Times New Roman"/>
          <w:sz w:val="24"/>
          <w:szCs w:val="24"/>
        </w:rPr>
        <w:t xml:space="preserve"> </w:t>
      </w:r>
      <w:r>
        <w:rPr>
          <w:rFonts w:ascii="Times New Roman" w:eastAsia="黑体" w:hAnsi="Times New Roman" w:hint="eastAsia"/>
          <w:b/>
          <w:sz w:val="24"/>
          <w:szCs w:val="24"/>
        </w:rPr>
        <w:t>开发工具页面展示</w:t>
      </w:r>
      <w:bookmarkEnd w:id="53"/>
    </w:p>
    <w:p w14:paraId="65736335" w14:textId="59D86269" w:rsidR="00286D66" w:rsidRDefault="004E052E" w:rsidP="00E0613A">
      <w:pPr>
        <w:spacing w:line="360" w:lineRule="auto"/>
        <w:rPr>
          <w:rFonts w:ascii="Times New Roman" w:hAnsi="Times New Roman"/>
          <w:sz w:val="24"/>
          <w:szCs w:val="24"/>
        </w:rPr>
      </w:pPr>
      <w:r>
        <w:rPr>
          <w:rFonts w:ascii="Times New Roman" w:hAnsi="Times New Roman"/>
          <w:sz w:val="24"/>
          <w:szCs w:val="24"/>
        </w:rPr>
        <w:tab/>
      </w:r>
      <w:r w:rsidR="00286D66">
        <w:rPr>
          <w:rFonts w:ascii="Times New Roman" w:hAnsi="Times New Roman" w:hint="eastAsia"/>
          <w:sz w:val="24"/>
          <w:szCs w:val="24"/>
        </w:rPr>
        <w:t>在图</w:t>
      </w:r>
      <w:r w:rsidR="00286D66">
        <w:rPr>
          <w:rFonts w:ascii="Times New Roman" w:hAnsi="Times New Roman" w:hint="eastAsia"/>
          <w:sz w:val="24"/>
          <w:szCs w:val="24"/>
        </w:rPr>
        <w:t>5</w:t>
      </w:r>
      <w:r w:rsidR="00286D66">
        <w:rPr>
          <w:rFonts w:ascii="Times New Roman" w:hAnsi="Times New Roman"/>
          <w:sz w:val="24"/>
          <w:szCs w:val="24"/>
        </w:rPr>
        <w:t>.1</w:t>
      </w:r>
      <w:r w:rsidR="00286D66">
        <w:rPr>
          <w:rFonts w:ascii="Times New Roman" w:hAnsi="Times New Roman" w:hint="eastAsia"/>
          <w:sz w:val="24"/>
          <w:szCs w:val="24"/>
        </w:rPr>
        <w:t>的页面中点击即可进入对应在线工具页面，下面选取两个展示。</w:t>
      </w:r>
    </w:p>
    <w:p w14:paraId="573676D9" w14:textId="0CE26CC4" w:rsidR="00E0613A" w:rsidRDefault="00286D66" w:rsidP="00286D66">
      <w:pPr>
        <w:spacing w:line="360" w:lineRule="auto"/>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5</w:t>
      </w:r>
      <w:r>
        <w:rPr>
          <w:rFonts w:ascii="Times New Roman" w:hAnsi="Times New Roman"/>
          <w:sz w:val="24"/>
          <w:szCs w:val="24"/>
        </w:rPr>
        <w:t>.2</w:t>
      </w:r>
      <w:r>
        <w:rPr>
          <w:rFonts w:ascii="Times New Roman" w:hAnsi="Times New Roman" w:hint="eastAsia"/>
          <w:sz w:val="24"/>
          <w:szCs w:val="24"/>
        </w:rPr>
        <w:t>为前端工具中在线取色器，访客首先在右侧长方形选取某个颜色，左侧正方形区域便会出现黑色到该颜色之间的所有颜色，用户点击任</w:t>
      </w:r>
      <w:proofErr w:type="gramStart"/>
      <w:r>
        <w:rPr>
          <w:rFonts w:ascii="Times New Roman" w:hAnsi="Times New Roman" w:hint="eastAsia"/>
          <w:sz w:val="24"/>
          <w:szCs w:val="24"/>
        </w:rPr>
        <w:t>一</w:t>
      </w:r>
      <w:proofErr w:type="gramEnd"/>
      <w:r>
        <w:rPr>
          <w:rFonts w:ascii="Times New Roman" w:hAnsi="Times New Roman" w:hint="eastAsia"/>
          <w:sz w:val="24"/>
          <w:szCs w:val="24"/>
        </w:rPr>
        <w:t>颜色，网页右侧便会显示改颜色的</w:t>
      </w:r>
      <w:r>
        <w:rPr>
          <w:rFonts w:ascii="Times New Roman" w:hAnsi="Times New Roman" w:hint="eastAsia"/>
          <w:sz w:val="24"/>
          <w:szCs w:val="24"/>
        </w:rPr>
        <w:t>RGB</w:t>
      </w:r>
      <w:r>
        <w:rPr>
          <w:rFonts w:ascii="Times New Roman" w:hAnsi="Times New Roman" w:hint="eastAsia"/>
          <w:sz w:val="24"/>
          <w:szCs w:val="24"/>
        </w:rPr>
        <w:t>和</w:t>
      </w:r>
      <w:r>
        <w:rPr>
          <w:rFonts w:ascii="Times New Roman" w:hAnsi="Times New Roman" w:hint="eastAsia"/>
          <w:sz w:val="24"/>
          <w:szCs w:val="24"/>
        </w:rPr>
        <w:t>1</w:t>
      </w:r>
      <w:r>
        <w:rPr>
          <w:rFonts w:ascii="Times New Roman" w:hAnsi="Times New Roman"/>
          <w:sz w:val="24"/>
          <w:szCs w:val="24"/>
        </w:rPr>
        <w:t>6</w:t>
      </w:r>
      <w:r>
        <w:rPr>
          <w:rFonts w:ascii="Times New Roman" w:hAnsi="Times New Roman" w:hint="eastAsia"/>
          <w:sz w:val="24"/>
          <w:szCs w:val="24"/>
        </w:rPr>
        <w:t>进制颜色值。</w:t>
      </w:r>
    </w:p>
    <w:p w14:paraId="28D3EF75" w14:textId="1266CD66" w:rsidR="00286D66" w:rsidRPr="00E0613A" w:rsidRDefault="00286D66" w:rsidP="00E0613A">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图</w:t>
      </w:r>
      <w:r>
        <w:rPr>
          <w:rFonts w:ascii="Times New Roman" w:hAnsi="Times New Roman" w:hint="eastAsia"/>
          <w:sz w:val="24"/>
          <w:szCs w:val="24"/>
        </w:rPr>
        <w:t>5</w:t>
      </w:r>
      <w:r>
        <w:rPr>
          <w:rFonts w:ascii="Times New Roman" w:hAnsi="Times New Roman"/>
          <w:sz w:val="24"/>
          <w:szCs w:val="24"/>
        </w:rPr>
        <w:t>.3</w:t>
      </w:r>
      <w:r>
        <w:rPr>
          <w:rFonts w:ascii="Times New Roman" w:hAnsi="Times New Roman" w:hint="eastAsia"/>
          <w:sz w:val="24"/>
          <w:szCs w:val="24"/>
        </w:rPr>
        <w:t>为编译工具中的</w:t>
      </w:r>
      <w:r>
        <w:rPr>
          <w:rFonts w:ascii="Times New Roman" w:hAnsi="Times New Roman" w:hint="eastAsia"/>
          <w:sz w:val="24"/>
          <w:szCs w:val="24"/>
        </w:rPr>
        <w:t>Java</w:t>
      </w:r>
      <w:r>
        <w:rPr>
          <w:rFonts w:ascii="Times New Roman" w:hAnsi="Times New Roman" w:hint="eastAsia"/>
          <w:sz w:val="24"/>
          <w:szCs w:val="24"/>
        </w:rPr>
        <w:t>在线工具，用户在左侧输入框填写</w:t>
      </w:r>
      <w:r>
        <w:rPr>
          <w:rFonts w:ascii="Times New Roman" w:hAnsi="Times New Roman" w:hint="eastAsia"/>
          <w:sz w:val="24"/>
          <w:szCs w:val="24"/>
        </w:rPr>
        <w:t>Java</w:t>
      </w:r>
      <w:r>
        <w:rPr>
          <w:rFonts w:ascii="Times New Roman" w:hAnsi="Times New Roman" w:hint="eastAsia"/>
          <w:sz w:val="24"/>
          <w:szCs w:val="24"/>
        </w:rPr>
        <w:t>代码，点击运行后，会对代码进行编译运行，最后将结果显示在右侧。</w:t>
      </w:r>
    </w:p>
    <w:p w14:paraId="6E2E7316" w14:textId="5D4438F9" w:rsidR="00E0613A" w:rsidRDefault="004E052E" w:rsidP="00420402">
      <w:pPr>
        <w:spacing w:line="360" w:lineRule="auto"/>
        <w:jc w:val="center"/>
        <w:rPr>
          <w:rFonts w:ascii="Times New Roman" w:hAnsi="Times New Roman"/>
          <w:sz w:val="24"/>
          <w:szCs w:val="24"/>
        </w:rPr>
      </w:pPr>
      <w:r>
        <w:rPr>
          <w:noProof/>
        </w:rPr>
        <w:lastRenderedPageBreak/>
        <w:drawing>
          <wp:inline distT="0" distB="0" distL="0" distR="0" wp14:anchorId="3F0D84B9" wp14:editId="67D960BE">
            <wp:extent cx="5000625" cy="265022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8590" cy="2654444"/>
                    </a:xfrm>
                    <a:prstGeom prst="rect">
                      <a:avLst/>
                    </a:prstGeom>
                  </pic:spPr>
                </pic:pic>
              </a:graphicData>
            </a:graphic>
          </wp:inline>
        </w:drawing>
      </w:r>
    </w:p>
    <w:p w14:paraId="1D4A98B4" w14:textId="4386F6C6" w:rsidR="00286D66" w:rsidRPr="00286D66" w:rsidRDefault="00286D66" w:rsidP="00286D66">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2 </w:t>
      </w:r>
      <w:r>
        <w:rPr>
          <w:rFonts w:ascii="Times New Roman" w:eastAsia="黑体" w:hAnsi="Times New Roman" w:hint="eastAsia"/>
          <w:bCs/>
          <w:szCs w:val="24"/>
        </w:rPr>
        <w:t>HTML</w:t>
      </w:r>
      <w:r>
        <w:rPr>
          <w:rFonts w:ascii="Times New Roman" w:eastAsia="黑体" w:hAnsi="Times New Roman" w:hint="eastAsia"/>
          <w:bCs/>
          <w:szCs w:val="24"/>
        </w:rPr>
        <w:t>在线取色器页面</w:t>
      </w:r>
    </w:p>
    <w:p w14:paraId="71462958" w14:textId="7D03C1D2" w:rsidR="00E0613A" w:rsidRDefault="00286D66" w:rsidP="00420402">
      <w:pPr>
        <w:spacing w:line="360" w:lineRule="auto"/>
        <w:jc w:val="center"/>
        <w:rPr>
          <w:rFonts w:ascii="Times New Roman" w:hAnsi="Times New Roman"/>
          <w:sz w:val="24"/>
          <w:szCs w:val="24"/>
        </w:rPr>
      </w:pPr>
      <w:r>
        <w:rPr>
          <w:noProof/>
        </w:rPr>
        <w:drawing>
          <wp:inline distT="0" distB="0" distL="0" distR="0" wp14:anchorId="27063F99" wp14:editId="274EAE99">
            <wp:extent cx="4914900" cy="260479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2728" cy="2608939"/>
                    </a:xfrm>
                    <a:prstGeom prst="rect">
                      <a:avLst/>
                    </a:prstGeom>
                  </pic:spPr>
                </pic:pic>
              </a:graphicData>
            </a:graphic>
          </wp:inline>
        </w:drawing>
      </w:r>
    </w:p>
    <w:p w14:paraId="2D27578E" w14:textId="6A44F238" w:rsidR="00286D66" w:rsidRPr="00286D66" w:rsidRDefault="00286D66" w:rsidP="00286D66">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3 </w:t>
      </w:r>
      <w:r>
        <w:rPr>
          <w:rFonts w:ascii="Times New Roman" w:eastAsia="黑体" w:hAnsi="Times New Roman" w:hint="eastAsia"/>
          <w:bCs/>
          <w:szCs w:val="24"/>
        </w:rPr>
        <w:t>Java</w:t>
      </w:r>
      <w:r>
        <w:rPr>
          <w:rFonts w:ascii="Times New Roman" w:eastAsia="黑体" w:hAnsi="Times New Roman" w:hint="eastAsia"/>
          <w:bCs/>
          <w:szCs w:val="24"/>
        </w:rPr>
        <w:t>在线编译工具页面</w:t>
      </w:r>
    </w:p>
    <w:p w14:paraId="031DE773" w14:textId="291A4022" w:rsidR="00286D66" w:rsidRDefault="00286D66" w:rsidP="00286D66">
      <w:pPr>
        <w:spacing w:line="360" w:lineRule="auto"/>
        <w:outlineLvl w:val="2"/>
        <w:rPr>
          <w:rFonts w:ascii="Times New Roman" w:eastAsia="黑体" w:hAnsi="Times New Roman"/>
          <w:b/>
          <w:sz w:val="24"/>
          <w:szCs w:val="24"/>
        </w:rPr>
      </w:pPr>
      <w:bookmarkStart w:id="54" w:name="_Toc72610905"/>
      <w:r>
        <w:rPr>
          <w:rFonts w:ascii="Times New Roman" w:eastAsia="黑体" w:hAnsi="Times New Roman"/>
          <w:b/>
          <w:sz w:val="24"/>
          <w:szCs w:val="24"/>
        </w:rPr>
        <w:t>5.1.</w:t>
      </w:r>
      <w:r w:rsidR="00B97ABA">
        <w:rPr>
          <w:rFonts w:ascii="Times New Roman" w:eastAsia="黑体" w:hAnsi="Times New Roman"/>
          <w:b/>
          <w:sz w:val="24"/>
          <w:szCs w:val="24"/>
        </w:rPr>
        <w:t>3</w:t>
      </w:r>
      <w:r>
        <w:rPr>
          <w:rFonts w:ascii="Times New Roman" w:eastAsia="黑体" w:hAnsi="Times New Roman"/>
          <w:sz w:val="24"/>
          <w:szCs w:val="24"/>
        </w:rPr>
        <w:t xml:space="preserve"> </w:t>
      </w:r>
      <w:r>
        <w:rPr>
          <w:rFonts w:ascii="Times New Roman" w:eastAsia="黑体" w:hAnsi="Times New Roman" w:hint="eastAsia"/>
          <w:b/>
          <w:sz w:val="24"/>
          <w:szCs w:val="24"/>
        </w:rPr>
        <w:t>登录模块展示</w:t>
      </w:r>
      <w:bookmarkEnd w:id="54"/>
    </w:p>
    <w:p w14:paraId="142F890E" w14:textId="69F3BB3E" w:rsidR="00286D66" w:rsidRPr="00286D66" w:rsidRDefault="00420402"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访客如果想要登录，点击网站右上角的登录，即可跳到登录页面（图</w:t>
      </w:r>
      <w:r>
        <w:rPr>
          <w:rFonts w:ascii="Times New Roman" w:hAnsi="Times New Roman" w:hint="eastAsia"/>
          <w:sz w:val="24"/>
          <w:szCs w:val="24"/>
        </w:rPr>
        <w:t>5</w:t>
      </w:r>
      <w:r>
        <w:rPr>
          <w:rFonts w:ascii="Times New Roman" w:hAnsi="Times New Roman"/>
          <w:sz w:val="24"/>
          <w:szCs w:val="24"/>
        </w:rPr>
        <w:t>.4</w:t>
      </w:r>
      <w:r>
        <w:rPr>
          <w:rFonts w:ascii="Times New Roman" w:hAnsi="Times New Roman" w:hint="eastAsia"/>
          <w:sz w:val="24"/>
          <w:szCs w:val="24"/>
        </w:rPr>
        <w:t>），输入正确的用户名、密码和</w:t>
      </w:r>
      <w:proofErr w:type="gramStart"/>
      <w:r>
        <w:rPr>
          <w:rFonts w:ascii="Times New Roman" w:hAnsi="Times New Roman" w:hint="eastAsia"/>
          <w:sz w:val="24"/>
          <w:szCs w:val="24"/>
        </w:rPr>
        <w:t>验证码即可</w:t>
      </w:r>
      <w:proofErr w:type="gramEnd"/>
      <w:r>
        <w:rPr>
          <w:rFonts w:ascii="Times New Roman" w:hAnsi="Times New Roman" w:hint="eastAsia"/>
          <w:sz w:val="24"/>
          <w:szCs w:val="24"/>
        </w:rPr>
        <w:t>登录。如果没有账号，则可以进入注册页面，输入对应的信息后，即可注册账号。而如果用户忘记了自己的密码，只需点击忘记密码，输入用户名和绑定的箱，点击发送验证码，该邮箱即可收到一个</w:t>
      </w:r>
      <w:r>
        <w:rPr>
          <w:rFonts w:ascii="Times New Roman" w:hAnsi="Times New Roman" w:hint="eastAsia"/>
          <w:sz w:val="24"/>
          <w:szCs w:val="24"/>
        </w:rPr>
        <w:t>6</w:t>
      </w:r>
      <w:r>
        <w:rPr>
          <w:rFonts w:ascii="Times New Roman" w:hAnsi="Times New Roman"/>
          <w:sz w:val="24"/>
          <w:szCs w:val="24"/>
        </w:rPr>
        <w:t>位数的验证码（</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rPr>
        <w:t>分钟内有效），输入验证码和新密码，即可修改密码。</w:t>
      </w:r>
    </w:p>
    <w:p w14:paraId="4DEB28D3" w14:textId="6B54EB8C" w:rsidR="00286D66" w:rsidRDefault="00286D66" w:rsidP="00420402">
      <w:pPr>
        <w:spacing w:line="360" w:lineRule="auto"/>
        <w:jc w:val="center"/>
        <w:rPr>
          <w:rFonts w:ascii="Times New Roman" w:hAnsi="Times New Roman"/>
          <w:sz w:val="24"/>
          <w:szCs w:val="24"/>
        </w:rPr>
      </w:pPr>
      <w:r>
        <w:rPr>
          <w:noProof/>
        </w:rPr>
        <w:lastRenderedPageBreak/>
        <w:drawing>
          <wp:inline distT="0" distB="0" distL="0" distR="0" wp14:anchorId="33DD374C" wp14:editId="143E4AD5">
            <wp:extent cx="5048250" cy="268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5820" cy="2686325"/>
                    </a:xfrm>
                    <a:prstGeom prst="rect">
                      <a:avLst/>
                    </a:prstGeom>
                  </pic:spPr>
                </pic:pic>
              </a:graphicData>
            </a:graphic>
          </wp:inline>
        </w:drawing>
      </w:r>
    </w:p>
    <w:p w14:paraId="17393699" w14:textId="56C59E96" w:rsidR="00420402" w:rsidRPr="00286D66" w:rsidRDefault="00420402" w:rsidP="00420402">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4 </w:t>
      </w:r>
      <w:r>
        <w:rPr>
          <w:rFonts w:ascii="Times New Roman" w:eastAsia="黑体" w:hAnsi="Times New Roman" w:hint="eastAsia"/>
          <w:bCs/>
          <w:szCs w:val="24"/>
        </w:rPr>
        <w:t>登录页面</w:t>
      </w:r>
    </w:p>
    <w:p w14:paraId="1DC045DB" w14:textId="7F75C995" w:rsidR="00420402" w:rsidRDefault="00420402" w:rsidP="00420402">
      <w:pPr>
        <w:spacing w:line="360" w:lineRule="auto"/>
        <w:outlineLvl w:val="2"/>
        <w:rPr>
          <w:rFonts w:ascii="Times New Roman" w:eastAsia="黑体" w:hAnsi="Times New Roman"/>
          <w:b/>
          <w:sz w:val="24"/>
          <w:szCs w:val="24"/>
        </w:rPr>
      </w:pPr>
      <w:bookmarkStart w:id="55" w:name="_Toc72610906"/>
      <w:r>
        <w:rPr>
          <w:rFonts w:ascii="Times New Roman" w:eastAsia="黑体" w:hAnsi="Times New Roman"/>
          <w:b/>
          <w:sz w:val="24"/>
          <w:szCs w:val="24"/>
        </w:rPr>
        <w:t>5.1.</w:t>
      </w:r>
      <w:r w:rsidR="00B97ABA">
        <w:rPr>
          <w:rFonts w:ascii="Times New Roman" w:eastAsia="黑体" w:hAnsi="Times New Roman"/>
          <w:b/>
          <w:sz w:val="24"/>
          <w:szCs w:val="24"/>
        </w:rPr>
        <w:t>4</w:t>
      </w:r>
      <w:r>
        <w:rPr>
          <w:rFonts w:ascii="Times New Roman" w:eastAsia="黑体" w:hAnsi="Times New Roman"/>
          <w:sz w:val="24"/>
          <w:szCs w:val="24"/>
        </w:rPr>
        <w:t xml:space="preserve"> </w:t>
      </w:r>
      <w:r>
        <w:rPr>
          <w:rFonts w:ascii="Times New Roman" w:eastAsia="黑体" w:hAnsi="Times New Roman" w:hint="eastAsia"/>
          <w:b/>
          <w:sz w:val="24"/>
          <w:szCs w:val="24"/>
        </w:rPr>
        <w:t>社区</w:t>
      </w:r>
      <w:r w:rsidR="00B97ABA">
        <w:rPr>
          <w:rFonts w:ascii="Times New Roman" w:eastAsia="黑体" w:hAnsi="Times New Roman" w:hint="eastAsia"/>
          <w:b/>
          <w:sz w:val="24"/>
          <w:szCs w:val="24"/>
        </w:rPr>
        <w:t>页面</w:t>
      </w:r>
      <w:r>
        <w:rPr>
          <w:rFonts w:ascii="Times New Roman" w:eastAsia="黑体" w:hAnsi="Times New Roman" w:hint="eastAsia"/>
          <w:b/>
          <w:sz w:val="24"/>
          <w:szCs w:val="24"/>
        </w:rPr>
        <w:t>展示</w:t>
      </w:r>
      <w:bookmarkEnd w:id="55"/>
    </w:p>
    <w:p w14:paraId="3613B584" w14:textId="6771E905" w:rsidR="00286D66" w:rsidRPr="00420402" w:rsidRDefault="00B97ABA" w:rsidP="00B97ABA">
      <w:pPr>
        <w:spacing w:line="360" w:lineRule="auto"/>
        <w:ind w:firstLine="420"/>
        <w:rPr>
          <w:rFonts w:ascii="Times New Roman" w:hAnsi="Times New Roman"/>
          <w:sz w:val="24"/>
          <w:szCs w:val="24"/>
        </w:rPr>
      </w:pPr>
      <w:r>
        <w:rPr>
          <w:rFonts w:ascii="Times New Roman" w:hAnsi="Times New Roman" w:hint="eastAsia"/>
          <w:sz w:val="24"/>
          <w:szCs w:val="24"/>
        </w:rPr>
        <w:t>访客点击顶部导航栏的“社区”，便可进入社区页面。在该页面访客可以看到社区的文章，通过文章列表顶部的操作栏，可以对文章进行排序和筛选，执行操作后，页面会显示加入排序</w:t>
      </w:r>
      <w:r>
        <w:rPr>
          <w:rFonts w:ascii="Times New Roman" w:hAnsi="Times New Roman" w:hint="eastAsia"/>
          <w:sz w:val="24"/>
          <w:szCs w:val="24"/>
        </w:rPr>
        <w:t>/</w:t>
      </w:r>
      <w:r>
        <w:rPr>
          <w:rFonts w:ascii="Times New Roman" w:hAnsi="Times New Roman" w:hint="eastAsia"/>
          <w:sz w:val="24"/>
          <w:szCs w:val="24"/>
        </w:rPr>
        <w:t>筛选条件后的文章，排序条件包含按点赞数、评论数、发布时间、最后活跃时间等排序规则，筛选条件包含</w:t>
      </w:r>
      <w:proofErr w:type="gramStart"/>
      <w:r>
        <w:rPr>
          <w:rFonts w:ascii="Times New Roman" w:hAnsi="Times New Roman" w:hint="eastAsia"/>
          <w:sz w:val="24"/>
          <w:szCs w:val="24"/>
        </w:rPr>
        <w:t>按文章</w:t>
      </w:r>
      <w:proofErr w:type="gramEnd"/>
      <w:r>
        <w:rPr>
          <w:rFonts w:ascii="Times New Roman" w:hAnsi="Times New Roman" w:hint="eastAsia"/>
          <w:sz w:val="24"/>
          <w:szCs w:val="24"/>
        </w:rPr>
        <w:t>类型筛选和查看规定时间段内的文章。点击任一文章行，即可进入文章的详情页；点击右侧的发布内容，即可跳转到文章发布页面。</w:t>
      </w:r>
    </w:p>
    <w:p w14:paraId="2A70E664" w14:textId="1C60C689" w:rsidR="00E0613A" w:rsidRDefault="00B97ABA" w:rsidP="00DD2AC9">
      <w:pPr>
        <w:spacing w:line="360" w:lineRule="auto"/>
        <w:rPr>
          <w:rFonts w:ascii="Times New Roman" w:hAnsi="Times New Roman"/>
          <w:sz w:val="24"/>
          <w:szCs w:val="24"/>
        </w:rPr>
      </w:pPr>
      <w:r>
        <w:rPr>
          <w:noProof/>
        </w:rPr>
        <w:drawing>
          <wp:inline distT="0" distB="0" distL="0" distR="0" wp14:anchorId="47AD4259" wp14:editId="0625DFA9">
            <wp:extent cx="4714875" cy="24987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2384" cy="2502762"/>
                    </a:xfrm>
                    <a:prstGeom prst="rect">
                      <a:avLst/>
                    </a:prstGeom>
                  </pic:spPr>
                </pic:pic>
              </a:graphicData>
            </a:graphic>
          </wp:inline>
        </w:drawing>
      </w:r>
    </w:p>
    <w:p w14:paraId="2DB6CDB3" w14:textId="6AA9017E" w:rsidR="00B97ABA" w:rsidRPr="00286D66" w:rsidRDefault="00B97ABA" w:rsidP="00B97ABA">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5 </w:t>
      </w:r>
      <w:r>
        <w:rPr>
          <w:rFonts w:ascii="Times New Roman" w:eastAsia="黑体" w:hAnsi="Times New Roman" w:hint="eastAsia"/>
          <w:bCs/>
          <w:szCs w:val="24"/>
        </w:rPr>
        <w:t>社区页面</w:t>
      </w:r>
    </w:p>
    <w:p w14:paraId="59335C26" w14:textId="10868FD3" w:rsidR="00E0613A" w:rsidDel="00E7322F" w:rsidRDefault="00E0613A" w:rsidP="00DD2AC9">
      <w:pPr>
        <w:spacing w:line="360" w:lineRule="auto"/>
        <w:rPr>
          <w:del w:id="56" w:author="Windows 用户" w:date="2021-06-07T23:35:00Z"/>
          <w:rFonts w:ascii="Times New Roman" w:hAnsi="Times New Roman"/>
          <w:sz w:val="24"/>
          <w:szCs w:val="24"/>
        </w:rPr>
      </w:pPr>
    </w:p>
    <w:p w14:paraId="3DBB157E" w14:textId="1E1CC07A" w:rsidR="00B97ABA" w:rsidRDefault="00B97ABA" w:rsidP="00B97ABA">
      <w:pPr>
        <w:spacing w:line="360" w:lineRule="auto"/>
        <w:outlineLvl w:val="2"/>
        <w:rPr>
          <w:rFonts w:ascii="Times New Roman" w:eastAsia="黑体" w:hAnsi="Times New Roman"/>
          <w:b/>
          <w:sz w:val="24"/>
          <w:szCs w:val="24"/>
        </w:rPr>
      </w:pPr>
      <w:bookmarkStart w:id="57" w:name="_Toc72610907"/>
      <w:r>
        <w:rPr>
          <w:rFonts w:ascii="Times New Roman" w:eastAsia="黑体" w:hAnsi="Times New Roman"/>
          <w:b/>
          <w:sz w:val="24"/>
          <w:szCs w:val="24"/>
        </w:rPr>
        <w:t>5.1.5</w:t>
      </w:r>
      <w:r>
        <w:rPr>
          <w:rFonts w:ascii="Times New Roman" w:eastAsia="黑体" w:hAnsi="Times New Roman"/>
          <w:sz w:val="24"/>
          <w:szCs w:val="24"/>
        </w:rPr>
        <w:t xml:space="preserve"> </w:t>
      </w:r>
      <w:r>
        <w:rPr>
          <w:rFonts w:ascii="Times New Roman" w:eastAsia="黑体" w:hAnsi="Times New Roman" w:hint="eastAsia"/>
          <w:b/>
          <w:sz w:val="24"/>
          <w:szCs w:val="24"/>
        </w:rPr>
        <w:t>文章发布页面</w:t>
      </w:r>
      <w:bookmarkEnd w:id="57"/>
    </w:p>
    <w:p w14:paraId="24719831" w14:textId="0CC22D3D" w:rsidR="00B97ABA" w:rsidRDefault="00D47890"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进入文章发布页面后，首先需要选择发布文章的类型，如图</w:t>
      </w:r>
      <w:r>
        <w:rPr>
          <w:rFonts w:ascii="Times New Roman" w:hAnsi="Times New Roman" w:hint="eastAsia"/>
          <w:sz w:val="24"/>
          <w:szCs w:val="24"/>
        </w:rPr>
        <w:t>5</w:t>
      </w:r>
      <w:r>
        <w:rPr>
          <w:rFonts w:ascii="Times New Roman" w:hAnsi="Times New Roman"/>
          <w:sz w:val="24"/>
          <w:szCs w:val="24"/>
        </w:rPr>
        <w:t>.6</w:t>
      </w:r>
      <w:r>
        <w:rPr>
          <w:rFonts w:ascii="Times New Roman" w:hAnsi="Times New Roman" w:hint="eastAsia"/>
          <w:sz w:val="24"/>
          <w:szCs w:val="24"/>
        </w:rPr>
        <w:t>，在选择文</w:t>
      </w:r>
      <w:r>
        <w:rPr>
          <w:rFonts w:ascii="Times New Roman" w:hAnsi="Times New Roman" w:hint="eastAsia"/>
          <w:sz w:val="24"/>
          <w:szCs w:val="24"/>
        </w:rPr>
        <w:lastRenderedPageBreak/>
        <w:t>章类型后，页面会显示文章内容的编辑区域，用户可以输入文章标题和文章的内容，文章内容在左侧的区域进行输入，以支持</w:t>
      </w:r>
      <w:r>
        <w:rPr>
          <w:rFonts w:ascii="Times New Roman" w:hAnsi="Times New Roman" w:hint="eastAsia"/>
          <w:sz w:val="24"/>
          <w:szCs w:val="24"/>
        </w:rPr>
        <w:t>markdown</w:t>
      </w:r>
      <w:r>
        <w:rPr>
          <w:rFonts w:ascii="Times New Roman" w:hAnsi="Times New Roman" w:hint="eastAsia"/>
          <w:sz w:val="24"/>
          <w:szCs w:val="24"/>
        </w:rPr>
        <w:t>语法，在右侧会实施显示</w:t>
      </w:r>
      <w:r>
        <w:rPr>
          <w:rFonts w:ascii="Times New Roman" w:hAnsi="Times New Roman" w:hint="eastAsia"/>
          <w:sz w:val="24"/>
          <w:szCs w:val="24"/>
        </w:rPr>
        <w:t>markdown</w:t>
      </w:r>
      <w:r>
        <w:rPr>
          <w:rFonts w:ascii="Times New Roman" w:hAnsi="Times New Roman" w:hint="eastAsia"/>
          <w:sz w:val="24"/>
          <w:szCs w:val="24"/>
        </w:rPr>
        <w:t>语言解析后的样式，</w:t>
      </w:r>
      <w:proofErr w:type="gramStart"/>
      <w:r>
        <w:rPr>
          <w:rFonts w:ascii="Times New Roman" w:hAnsi="Times New Roman" w:hint="eastAsia"/>
          <w:sz w:val="24"/>
          <w:szCs w:val="24"/>
        </w:rPr>
        <w:t>即最终</w:t>
      </w:r>
      <w:proofErr w:type="gramEnd"/>
      <w:r>
        <w:rPr>
          <w:rFonts w:ascii="Times New Roman" w:hAnsi="Times New Roman" w:hint="eastAsia"/>
          <w:sz w:val="24"/>
          <w:szCs w:val="24"/>
        </w:rPr>
        <w:t>文章会显示的样式。点击“保存草稿”或者按</w:t>
      </w:r>
      <w:proofErr w:type="spellStart"/>
      <w:r>
        <w:rPr>
          <w:rFonts w:ascii="Times New Roman" w:hAnsi="Times New Roman" w:hint="eastAsia"/>
          <w:sz w:val="24"/>
          <w:szCs w:val="24"/>
        </w:rPr>
        <w:t>ctrl</w:t>
      </w:r>
      <w:r>
        <w:rPr>
          <w:rFonts w:ascii="Times New Roman" w:hAnsi="Times New Roman"/>
          <w:sz w:val="24"/>
          <w:szCs w:val="24"/>
        </w:rPr>
        <w:t>+</w:t>
      </w:r>
      <w:r>
        <w:rPr>
          <w:rFonts w:ascii="Times New Roman" w:hAnsi="Times New Roman" w:hint="eastAsia"/>
          <w:sz w:val="24"/>
          <w:szCs w:val="24"/>
        </w:rPr>
        <w:t>s</w:t>
      </w:r>
      <w:proofErr w:type="spellEnd"/>
      <w:r>
        <w:rPr>
          <w:rFonts w:ascii="Times New Roman" w:hAnsi="Times New Roman" w:hint="eastAsia"/>
          <w:sz w:val="24"/>
          <w:szCs w:val="24"/>
        </w:rPr>
        <w:t>，可以将内容保存到</w:t>
      </w:r>
      <w:proofErr w:type="spellStart"/>
      <w:r>
        <w:rPr>
          <w:rFonts w:ascii="Times New Roman" w:hAnsi="Times New Roman" w:hint="eastAsia"/>
          <w:sz w:val="24"/>
          <w:szCs w:val="24"/>
        </w:rPr>
        <w:t>localstorage</w:t>
      </w:r>
      <w:proofErr w:type="spellEnd"/>
      <w:r>
        <w:rPr>
          <w:rFonts w:ascii="Times New Roman" w:hAnsi="Times New Roman" w:hint="eastAsia"/>
          <w:sz w:val="24"/>
          <w:szCs w:val="24"/>
        </w:rPr>
        <w:t>，用户下次进入会自动加载之前保存的草稿。在发表成功后，会自动跳转到该文章的详情页面，没有登录的访客无法发表文章。</w:t>
      </w:r>
    </w:p>
    <w:p w14:paraId="4D69CC77" w14:textId="31A3E6E9" w:rsidR="00B97ABA" w:rsidRDefault="00B97ABA" w:rsidP="00B97ABA">
      <w:pPr>
        <w:spacing w:line="360" w:lineRule="auto"/>
        <w:jc w:val="center"/>
        <w:rPr>
          <w:rFonts w:ascii="Times New Roman" w:hAnsi="Times New Roman"/>
          <w:sz w:val="24"/>
          <w:szCs w:val="24"/>
        </w:rPr>
      </w:pPr>
      <w:r>
        <w:rPr>
          <w:noProof/>
        </w:rPr>
        <w:drawing>
          <wp:inline distT="0" distB="0" distL="0" distR="0" wp14:anchorId="1BFA4D48" wp14:editId="3389620D">
            <wp:extent cx="4781550" cy="2551964"/>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136" cy="2556013"/>
                    </a:xfrm>
                    <a:prstGeom prst="rect">
                      <a:avLst/>
                    </a:prstGeom>
                  </pic:spPr>
                </pic:pic>
              </a:graphicData>
            </a:graphic>
          </wp:inline>
        </w:drawing>
      </w:r>
    </w:p>
    <w:p w14:paraId="77DE3555" w14:textId="19F95E64" w:rsidR="00D47890" w:rsidRPr="00D47890" w:rsidRDefault="00D47890" w:rsidP="00D47890">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6 </w:t>
      </w:r>
      <w:r>
        <w:rPr>
          <w:rFonts w:ascii="Times New Roman" w:eastAsia="黑体" w:hAnsi="Times New Roman" w:hint="eastAsia"/>
          <w:bCs/>
          <w:szCs w:val="24"/>
        </w:rPr>
        <w:t>文章发布页面</w:t>
      </w:r>
      <w:r>
        <w:rPr>
          <w:rFonts w:ascii="Times New Roman" w:eastAsia="黑体" w:hAnsi="Times New Roman" w:hint="eastAsia"/>
          <w:bCs/>
          <w:szCs w:val="24"/>
        </w:rPr>
        <w:t xml:space="preserve"> </w:t>
      </w:r>
      <w:r>
        <w:rPr>
          <w:rFonts w:ascii="Times New Roman" w:eastAsia="黑体" w:hAnsi="Times New Roman"/>
          <w:bCs/>
          <w:szCs w:val="24"/>
        </w:rPr>
        <w:t xml:space="preserve">– </w:t>
      </w:r>
      <w:r>
        <w:rPr>
          <w:rFonts w:ascii="Times New Roman" w:eastAsia="黑体" w:hAnsi="Times New Roman" w:hint="eastAsia"/>
          <w:bCs/>
          <w:szCs w:val="24"/>
        </w:rPr>
        <w:t>类型选择</w:t>
      </w:r>
    </w:p>
    <w:p w14:paraId="1ACB03FD" w14:textId="26F20767" w:rsidR="00B97ABA" w:rsidRDefault="00B97ABA" w:rsidP="00B97ABA">
      <w:pPr>
        <w:spacing w:line="360" w:lineRule="auto"/>
        <w:jc w:val="center"/>
        <w:rPr>
          <w:rFonts w:ascii="Times New Roman" w:hAnsi="Times New Roman"/>
          <w:sz w:val="24"/>
          <w:szCs w:val="24"/>
        </w:rPr>
      </w:pPr>
      <w:r>
        <w:rPr>
          <w:noProof/>
        </w:rPr>
        <w:drawing>
          <wp:inline distT="0" distB="0" distL="0" distR="0" wp14:anchorId="6E63D515" wp14:editId="5060115A">
            <wp:extent cx="4838700" cy="2720531"/>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6836" cy="2725106"/>
                    </a:xfrm>
                    <a:prstGeom prst="rect">
                      <a:avLst/>
                    </a:prstGeom>
                  </pic:spPr>
                </pic:pic>
              </a:graphicData>
            </a:graphic>
          </wp:inline>
        </w:drawing>
      </w:r>
    </w:p>
    <w:p w14:paraId="1E3B7524" w14:textId="5609440A" w:rsidR="00D47890" w:rsidRPr="00286D66" w:rsidRDefault="00D47890" w:rsidP="00D47890">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7 </w:t>
      </w:r>
      <w:r>
        <w:rPr>
          <w:rFonts w:ascii="Times New Roman" w:eastAsia="黑体" w:hAnsi="Times New Roman" w:hint="eastAsia"/>
          <w:bCs/>
          <w:szCs w:val="24"/>
        </w:rPr>
        <w:t>文章发布页面</w:t>
      </w:r>
      <w:r>
        <w:rPr>
          <w:rFonts w:ascii="Times New Roman" w:eastAsia="黑体" w:hAnsi="Times New Roman" w:hint="eastAsia"/>
          <w:bCs/>
          <w:szCs w:val="24"/>
        </w:rPr>
        <w:t xml:space="preserve"> </w:t>
      </w:r>
      <w:r>
        <w:rPr>
          <w:rFonts w:ascii="Times New Roman" w:eastAsia="黑体" w:hAnsi="Times New Roman"/>
          <w:bCs/>
          <w:szCs w:val="24"/>
        </w:rPr>
        <w:t xml:space="preserve">– </w:t>
      </w:r>
      <w:r>
        <w:rPr>
          <w:rFonts w:ascii="Times New Roman" w:eastAsia="黑体" w:hAnsi="Times New Roman" w:hint="eastAsia"/>
          <w:bCs/>
          <w:szCs w:val="24"/>
        </w:rPr>
        <w:t>内容编辑</w:t>
      </w:r>
    </w:p>
    <w:p w14:paraId="0B294ABF" w14:textId="48E5478B" w:rsidR="00D47890" w:rsidRDefault="00D47890" w:rsidP="00D47890">
      <w:pPr>
        <w:spacing w:line="360" w:lineRule="auto"/>
        <w:outlineLvl w:val="2"/>
        <w:rPr>
          <w:rFonts w:ascii="Times New Roman" w:eastAsia="黑体" w:hAnsi="Times New Roman"/>
          <w:b/>
          <w:sz w:val="24"/>
          <w:szCs w:val="24"/>
        </w:rPr>
      </w:pPr>
      <w:bookmarkStart w:id="58" w:name="_Toc72610908"/>
      <w:r>
        <w:rPr>
          <w:rFonts w:ascii="Times New Roman" w:eastAsia="黑体" w:hAnsi="Times New Roman"/>
          <w:b/>
          <w:sz w:val="24"/>
          <w:szCs w:val="24"/>
        </w:rPr>
        <w:t>5.1.6</w:t>
      </w:r>
      <w:r>
        <w:rPr>
          <w:rFonts w:ascii="Times New Roman" w:eastAsia="黑体" w:hAnsi="Times New Roman"/>
          <w:sz w:val="24"/>
          <w:szCs w:val="24"/>
        </w:rPr>
        <w:t xml:space="preserve"> </w:t>
      </w:r>
      <w:r>
        <w:rPr>
          <w:rFonts w:ascii="Times New Roman" w:eastAsia="黑体" w:hAnsi="Times New Roman" w:hint="eastAsia"/>
          <w:b/>
          <w:sz w:val="24"/>
          <w:szCs w:val="24"/>
        </w:rPr>
        <w:t>文章详情页面</w:t>
      </w:r>
      <w:bookmarkEnd w:id="58"/>
    </w:p>
    <w:p w14:paraId="2E12B1CB" w14:textId="7F4175C9" w:rsidR="00D47890" w:rsidRDefault="00D47890" w:rsidP="00D47890">
      <w:pPr>
        <w:spacing w:line="360" w:lineRule="auto"/>
        <w:rPr>
          <w:rFonts w:ascii="Times New Roman" w:hAnsi="Times New Roman"/>
          <w:sz w:val="24"/>
          <w:szCs w:val="24"/>
        </w:rPr>
      </w:pPr>
      <w:r>
        <w:rPr>
          <w:rFonts w:ascii="Times New Roman" w:hAnsi="Times New Roman"/>
          <w:sz w:val="24"/>
          <w:szCs w:val="24"/>
        </w:rPr>
        <w:tab/>
      </w:r>
      <w:r w:rsidR="00F36347">
        <w:rPr>
          <w:rFonts w:ascii="Times New Roman" w:hAnsi="Times New Roman" w:hint="eastAsia"/>
          <w:sz w:val="24"/>
          <w:szCs w:val="24"/>
        </w:rPr>
        <w:t>在文章详情页面，访客可以看到文章的一些信息，在页面左侧是文章作者的部分信息，包括昵称、头像、发表过的文章数量、收到的</w:t>
      </w:r>
      <w:proofErr w:type="gramStart"/>
      <w:r w:rsidR="00F36347">
        <w:rPr>
          <w:rFonts w:ascii="Times New Roman" w:hAnsi="Times New Roman" w:hint="eastAsia"/>
          <w:sz w:val="24"/>
          <w:szCs w:val="24"/>
        </w:rPr>
        <w:t>点赞数量</w:t>
      </w:r>
      <w:proofErr w:type="gramEnd"/>
      <w:r w:rsidR="00F36347">
        <w:rPr>
          <w:rFonts w:ascii="Times New Roman" w:hAnsi="Times New Roman" w:hint="eastAsia"/>
          <w:sz w:val="24"/>
          <w:szCs w:val="24"/>
        </w:rPr>
        <w:t>等。在中间是</w:t>
      </w:r>
      <w:r w:rsidR="00F36347">
        <w:rPr>
          <w:rFonts w:ascii="Times New Roman" w:hAnsi="Times New Roman" w:hint="eastAsia"/>
          <w:sz w:val="24"/>
          <w:szCs w:val="24"/>
        </w:rPr>
        <w:lastRenderedPageBreak/>
        <w:t>文章的具体信息，包括标题、内容、发布时间、浏览量等，右侧的操作区域，可以进行文章点赞和删除，如图</w:t>
      </w:r>
      <w:r w:rsidR="00F36347">
        <w:rPr>
          <w:rFonts w:ascii="Times New Roman" w:hAnsi="Times New Roman"/>
          <w:sz w:val="24"/>
          <w:szCs w:val="24"/>
        </w:rPr>
        <w:t>5.8</w:t>
      </w:r>
      <w:r w:rsidR="00F36347">
        <w:rPr>
          <w:rFonts w:ascii="Times New Roman" w:hAnsi="Times New Roman" w:hint="eastAsia"/>
          <w:sz w:val="24"/>
          <w:szCs w:val="24"/>
        </w:rPr>
        <w:t>所示。</w:t>
      </w:r>
    </w:p>
    <w:p w14:paraId="7435F2C9" w14:textId="46F82D3C" w:rsidR="00F36347" w:rsidRDefault="00F36347" w:rsidP="00D47890">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在最下方，是评论区域，访客可以看到该文章下的所有评论，并且可以发表自己的评论（需要登录），文章评论支持</w:t>
      </w:r>
      <w:r>
        <w:rPr>
          <w:rFonts w:ascii="Times New Roman" w:hAnsi="Times New Roman" w:hint="eastAsia"/>
          <w:sz w:val="24"/>
          <w:szCs w:val="24"/>
        </w:rPr>
        <w:t>markdown</w:t>
      </w:r>
      <w:r>
        <w:rPr>
          <w:rFonts w:ascii="Times New Roman" w:hAnsi="Times New Roman" w:hint="eastAsia"/>
          <w:sz w:val="24"/>
          <w:szCs w:val="24"/>
        </w:rPr>
        <w:t>语法，用户可以边</w:t>
      </w:r>
      <w:proofErr w:type="gramStart"/>
      <w:r>
        <w:rPr>
          <w:rFonts w:ascii="Times New Roman" w:hAnsi="Times New Roman" w:hint="eastAsia"/>
          <w:sz w:val="24"/>
          <w:szCs w:val="24"/>
        </w:rPr>
        <w:t>输入边</w:t>
      </w:r>
      <w:proofErr w:type="gramEnd"/>
      <w:r>
        <w:rPr>
          <w:rFonts w:ascii="Times New Roman" w:hAnsi="Times New Roman" w:hint="eastAsia"/>
          <w:sz w:val="24"/>
          <w:szCs w:val="24"/>
        </w:rPr>
        <w:t>查看解析后的样式。另外，用户也可以对评论进行回复，类似楼中楼的功能。</w:t>
      </w:r>
    </w:p>
    <w:p w14:paraId="7260456E" w14:textId="39EC3D00" w:rsidR="00D47890" w:rsidRDefault="00D47890" w:rsidP="00F36347">
      <w:pPr>
        <w:spacing w:line="360" w:lineRule="auto"/>
        <w:jc w:val="center"/>
        <w:rPr>
          <w:rFonts w:ascii="Times New Roman" w:hAnsi="Times New Roman"/>
          <w:sz w:val="24"/>
          <w:szCs w:val="24"/>
        </w:rPr>
      </w:pPr>
      <w:r>
        <w:rPr>
          <w:noProof/>
        </w:rPr>
        <w:drawing>
          <wp:inline distT="0" distB="0" distL="0" distR="0" wp14:anchorId="006F3868" wp14:editId="325F3688">
            <wp:extent cx="4857750" cy="2570993"/>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2119" cy="2573305"/>
                    </a:xfrm>
                    <a:prstGeom prst="rect">
                      <a:avLst/>
                    </a:prstGeom>
                  </pic:spPr>
                </pic:pic>
              </a:graphicData>
            </a:graphic>
          </wp:inline>
        </w:drawing>
      </w:r>
    </w:p>
    <w:p w14:paraId="36ECF98C" w14:textId="02425FC7" w:rsidR="00F36347" w:rsidRPr="00F36347" w:rsidRDefault="00F36347" w:rsidP="00F36347">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8 </w:t>
      </w:r>
      <w:r>
        <w:rPr>
          <w:rFonts w:ascii="Times New Roman" w:eastAsia="黑体" w:hAnsi="Times New Roman" w:hint="eastAsia"/>
          <w:bCs/>
          <w:szCs w:val="24"/>
        </w:rPr>
        <w:t>文章详情页面</w:t>
      </w:r>
      <w:r>
        <w:rPr>
          <w:rFonts w:ascii="Times New Roman" w:eastAsia="黑体" w:hAnsi="Times New Roman" w:hint="eastAsia"/>
          <w:bCs/>
          <w:szCs w:val="24"/>
        </w:rPr>
        <w:t xml:space="preserve"> </w:t>
      </w:r>
      <w:r>
        <w:rPr>
          <w:rFonts w:ascii="Times New Roman" w:eastAsia="黑体" w:hAnsi="Times New Roman"/>
          <w:bCs/>
          <w:szCs w:val="24"/>
        </w:rPr>
        <w:t xml:space="preserve">– </w:t>
      </w:r>
      <w:r>
        <w:rPr>
          <w:rFonts w:ascii="Times New Roman" w:eastAsia="黑体" w:hAnsi="Times New Roman" w:hint="eastAsia"/>
          <w:bCs/>
          <w:szCs w:val="24"/>
        </w:rPr>
        <w:t>文章信息</w:t>
      </w:r>
    </w:p>
    <w:p w14:paraId="31594EC3" w14:textId="6F1BF070" w:rsidR="00D47890" w:rsidRDefault="00D47890" w:rsidP="00F36347">
      <w:pPr>
        <w:spacing w:line="360" w:lineRule="auto"/>
        <w:jc w:val="center"/>
        <w:rPr>
          <w:rFonts w:ascii="Times New Roman" w:hAnsi="Times New Roman"/>
          <w:sz w:val="24"/>
          <w:szCs w:val="24"/>
        </w:rPr>
      </w:pPr>
      <w:r>
        <w:rPr>
          <w:noProof/>
        </w:rPr>
        <w:drawing>
          <wp:inline distT="0" distB="0" distL="0" distR="0" wp14:anchorId="79C43DAD" wp14:editId="6F4D49F4">
            <wp:extent cx="4876800" cy="2741952"/>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2349" cy="2745072"/>
                    </a:xfrm>
                    <a:prstGeom prst="rect">
                      <a:avLst/>
                    </a:prstGeom>
                  </pic:spPr>
                </pic:pic>
              </a:graphicData>
            </a:graphic>
          </wp:inline>
        </w:drawing>
      </w:r>
    </w:p>
    <w:p w14:paraId="4D181CDA" w14:textId="3A9D1805" w:rsidR="00F36347" w:rsidRPr="00F36347" w:rsidRDefault="00F36347" w:rsidP="00F36347">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9 </w:t>
      </w:r>
      <w:r>
        <w:rPr>
          <w:rFonts w:ascii="Times New Roman" w:eastAsia="黑体" w:hAnsi="Times New Roman" w:hint="eastAsia"/>
          <w:bCs/>
          <w:szCs w:val="24"/>
        </w:rPr>
        <w:t>文章详情页面</w:t>
      </w:r>
      <w:r>
        <w:rPr>
          <w:rFonts w:ascii="Times New Roman" w:eastAsia="黑体" w:hAnsi="Times New Roman" w:hint="eastAsia"/>
          <w:bCs/>
          <w:szCs w:val="24"/>
        </w:rPr>
        <w:t xml:space="preserve"> </w:t>
      </w:r>
      <w:r>
        <w:rPr>
          <w:rFonts w:ascii="Times New Roman" w:eastAsia="黑体" w:hAnsi="Times New Roman"/>
          <w:bCs/>
          <w:szCs w:val="24"/>
        </w:rPr>
        <w:t xml:space="preserve">– </w:t>
      </w:r>
      <w:r>
        <w:rPr>
          <w:rFonts w:ascii="Times New Roman" w:eastAsia="黑体" w:hAnsi="Times New Roman" w:hint="eastAsia"/>
          <w:bCs/>
          <w:szCs w:val="24"/>
        </w:rPr>
        <w:t>评论区域</w:t>
      </w:r>
    </w:p>
    <w:p w14:paraId="5D5ABA80" w14:textId="5501DE75" w:rsidR="00F36347" w:rsidRDefault="00F36347" w:rsidP="00F36347">
      <w:pPr>
        <w:spacing w:line="360" w:lineRule="auto"/>
        <w:outlineLvl w:val="2"/>
        <w:rPr>
          <w:rFonts w:ascii="Times New Roman" w:eastAsia="黑体" w:hAnsi="Times New Roman"/>
          <w:b/>
          <w:sz w:val="24"/>
          <w:szCs w:val="24"/>
        </w:rPr>
      </w:pPr>
      <w:bookmarkStart w:id="59" w:name="_Toc72610909"/>
      <w:r>
        <w:rPr>
          <w:rFonts w:ascii="Times New Roman" w:eastAsia="黑体" w:hAnsi="Times New Roman"/>
          <w:b/>
          <w:sz w:val="24"/>
          <w:szCs w:val="24"/>
        </w:rPr>
        <w:t>5.1.7</w:t>
      </w:r>
      <w:r>
        <w:rPr>
          <w:rFonts w:ascii="Times New Roman" w:eastAsia="黑体" w:hAnsi="Times New Roman"/>
          <w:sz w:val="24"/>
          <w:szCs w:val="24"/>
        </w:rPr>
        <w:t xml:space="preserve"> </w:t>
      </w:r>
      <w:r>
        <w:rPr>
          <w:rFonts w:ascii="Times New Roman" w:eastAsia="黑体" w:hAnsi="Times New Roman" w:hint="eastAsia"/>
          <w:b/>
          <w:sz w:val="24"/>
          <w:szCs w:val="24"/>
        </w:rPr>
        <w:t>用户个人中心页面</w:t>
      </w:r>
      <w:bookmarkEnd w:id="59"/>
    </w:p>
    <w:p w14:paraId="1DE3F419" w14:textId="312C87E3" w:rsidR="00F36347" w:rsidRPr="00F36347" w:rsidRDefault="00A71077" w:rsidP="00D47890">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当访问用户的个人中心时，会显示该用户的部分信息，如图</w:t>
      </w:r>
      <w:r>
        <w:rPr>
          <w:rFonts w:ascii="Times New Roman" w:hAnsi="Times New Roman" w:hint="eastAsia"/>
          <w:sz w:val="24"/>
          <w:szCs w:val="24"/>
        </w:rPr>
        <w:t>5</w:t>
      </w:r>
      <w:r>
        <w:rPr>
          <w:rFonts w:ascii="Times New Roman" w:hAnsi="Times New Roman"/>
          <w:sz w:val="24"/>
          <w:szCs w:val="24"/>
        </w:rPr>
        <w:t>.10</w:t>
      </w:r>
      <w:r>
        <w:rPr>
          <w:rFonts w:ascii="Times New Roman" w:hAnsi="Times New Roman" w:hint="eastAsia"/>
          <w:sz w:val="24"/>
          <w:szCs w:val="24"/>
        </w:rPr>
        <w:t>所示，点击左侧的导航菜单，可以查看</w:t>
      </w:r>
      <w:r w:rsidR="00572F6C">
        <w:rPr>
          <w:rFonts w:ascii="Times New Roman" w:hAnsi="Times New Roman" w:hint="eastAsia"/>
          <w:sz w:val="24"/>
          <w:szCs w:val="24"/>
        </w:rPr>
        <w:t>用户发布过的文章，在基本资料部分，可以看到该用户最后活跃时间、加入社区时间、个性签名、发布过的所有文章、最近的动态（包</w:t>
      </w:r>
      <w:r w:rsidR="00572F6C">
        <w:rPr>
          <w:rFonts w:ascii="Times New Roman" w:hAnsi="Times New Roman" w:hint="eastAsia"/>
          <w:sz w:val="24"/>
          <w:szCs w:val="24"/>
        </w:rPr>
        <w:lastRenderedPageBreak/>
        <w:t>含点赞、评论、发布文章）。右侧区域显示该用户的头像、收到</w:t>
      </w:r>
      <w:proofErr w:type="gramStart"/>
      <w:r w:rsidR="00572F6C">
        <w:rPr>
          <w:rFonts w:ascii="Times New Roman" w:hAnsi="Times New Roman" w:hint="eastAsia"/>
          <w:sz w:val="24"/>
          <w:szCs w:val="24"/>
        </w:rPr>
        <w:t>的点赞等</w:t>
      </w:r>
      <w:proofErr w:type="gramEnd"/>
      <w:r w:rsidR="00572F6C">
        <w:rPr>
          <w:rFonts w:ascii="Times New Roman" w:hAnsi="Times New Roman" w:hint="eastAsia"/>
          <w:sz w:val="24"/>
          <w:szCs w:val="24"/>
        </w:rPr>
        <w:t>信息，如果访问的是自己的个人中心，点击右侧的头像，可以进入修改头像页面。</w:t>
      </w:r>
    </w:p>
    <w:p w14:paraId="18B5A28A" w14:textId="2A9AA619" w:rsidR="00D47890" w:rsidRDefault="00A71077" w:rsidP="00572F6C">
      <w:pPr>
        <w:spacing w:line="360" w:lineRule="auto"/>
        <w:jc w:val="center"/>
        <w:rPr>
          <w:rFonts w:ascii="Times New Roman" w:hAnsi="Times New Roman"/>
          <w:sz w:val="24"/>
          <w:szCs w:val="24"/>
        </w:rPr>
      </w:pPr>
      <w:r>
        <w:rPr>
          <w:noProof/>
        </w:rPr>
        <w:drawing>
          <wp:inline distT="0" distB="0" distL="0" distR="0" wp14:anchorId="43F48436" wp14:editId="6557E48A">
            <wp:extent cx="4924425" cy="260983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2268" cy="2613995"/>
                    </a:xfrm>
                    <a:prstGeom prst="rect">
                      <a:avLst/>
                    </a:prstGeom>
                  </pic:spPr>
                </pic:pic>
              </a:graphicData>
            </a:graphic>
          </wp:inline>
        </w:drawing>
      </w:r>
    </w:p>
    <w:p w14:paraId="5D12E7D3" w14:textId="4BF9B864" w:rsidR="00572F6C" w:rsidRPr="00F36347" w:rsidRDefault="00572F6C" w:rsidP="00572F6C">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10 </w:t>
      </w:r>
      <w:r>
        <w:rPr>
          <w:rFonts w:ascii="Times New Roman" w:eastAsia="黑体" w:hAnsi="Times New Roman" w:hint="eastAsia"/>
          <w:bCs/>
          <w:szCs w:val="24"/>
        </w:rPr>
        <w:t>用户个人中心页面</w:t>
      </w:r>
    </w:p>
    <w:p w14:paraId="0C46C611" w14:textId="60EA3A20" w:rsidR="00F83B3E" w:rsidRDefault="00F83B3E" w:rsidP="00F83B3E">
      <w:pPr>
        <w:spacing w:line="360" w:lineRule="auto"/>
        <w:outlineLvl w:val="2"/>
        <w:rPr>
          <w:rFonts w:ascii="Times New Roman" w:eastAsia="黑体" w:hAnsi="Times New Roman"/>
          <w:b/>
          <w:sz w:val="24"/>
          <w:szCs w:val="24"/>
        </w:rPr>
      </w:pPr>
      <w:bookmarkStart w:id="60" w:name="_Toc72610910"/>
      <w:r>
        <w:rPr>
          <w:rFonts w:ascii="Times New Roman" w:eastAsia="黑体" w:hAnsi="Times New Roman"/>
          <w:b/>
          <w:sz w:val="24"/>
          <w:szCs w:val="24"/>
        </w:rPr>
        <w:t>5.1.8</w:t>
      </w:r>
      <w:r>
        <w:rPr>
          <w:rFonts w:ascii="Times New Roman" w:eastAsia="黑体" w:hAnsi="Times New Roman"/>
          <w:sz w:val="24"/>
          <w:szCs w:val="24"/>
        </w:rPr>
        <w:t xml:space="preserve"> </w:t>
      </w:r>
      <w:r>
        <w:rPr>
          <w:rFonts w:ascii="Times New Roman" w:eastAsia="黑体" w:hAnsi="Times New Roman" w:hint="eastAsia"/>
          <w:b/>
          <w:sz w:val="24"/>
          <w:szCs w:val="24"/>
        </w:rPr>
        <w:t>用户信息修改模块</w:t>
      </w:r>
      <w:bookmarkEnd w:id="60"/>
    </w:p>
    <w:p w14:paraId="09E2CE59" w14:textId="4A3A7DE7" w:rsidR="00572F6C" w:rsidRPr="00F83B3E" w:rsidRDefault="00F83B3E" w:rsidP="00D47890">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在该页面，用户可以修改自己的个人信息，</w:t>
      </w:r>
      <w:proofErr w:type="gramStart"/>
      <w:r>
        <w:rPr>
          <w:rFonts w:ascii="Times New Roman" w:hAnsi="Times New Roman" w:hint="eastAsia"/>
          <w:sz w:val="24"/>
          <w:szCs w:val="24"/>
        </w:rPr>
        <w:t>如修改</w:t>
      </w:r>
      <w:proofErr w:type="gramEnd"/>
      <w:r>
        <w:rPr>
          <w:rFonts w:ascii="Times New Roman" w:hAnsi="Times New Roman" w:hint="eastAsia"/>
          <w:sz w:val="24"/>
          <w:szCs w:val="24"/>
        </w:rPr>
        <w:t>头像、密码等。</w:t>
      </w:r>
    </w:p>
    <w:p w14:paraId="2B0C61BD" w14:textId="2384C5B7" w:rsidR="00B97ABA" w:rsidRDefault="00F83B3E" w:rsidP="00F83B3E">
      <w:pPr>
        <w:spacing w:line="360" w:lineRule="auto"/>
        <w:jc w:val="center"/>
        <w:rPr>
          <w:rFonts w:ascii="Times New Roman" w:hAnsi="Times New Roman"/>
          <w:sz w:val="24"/>
          <w:szCs w:val="24"/>
        </w:rPr>
      </w:pPr>
      <w:r>
        <w:rPr>
          <w:noProof/>
        </w:rPr>
        <w:drawing>
          <wp:inline distT="0" distB="0" distL="0" distR="0" wp14:anchorId="37A1C856" wp14:editId="6471A539">
            <wp:extent cx="4886325" cy="260023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3973" cy="2598984"/>
                    </a:xfrm>
                    <a:prstGeom prst="rect">
                      <a:avLst/>
                    </a:prstGeom>
                  </pic:spPr>
                </pic:pic>
              </a:graphicData>
            </a:graphic>
          </wp:inline>
        </w:drawing>
      </w:r>
    </w:p>
    <w:p w14:paraId="5DFF82B8" w14:textId="3BAAD6BB" w:rsidR="00F83B3E" w:rsidRPr="00F36347" w:rsidRDefault="00F83B3E" w:rsidP="00F83B3E">
      <w:pPr>
        <w:spacing w:line="360" w:lineRule="auto"/>
        <w:jc w:val="center"/>
        <w:rPr>
          <w:rFonts w:ascii="Times New Roman" w:eastAsia="黑体" w:hAnsi="Times New Roman"/>
          <w:bCs/>
          <w:szCs w:val="24"/>
        </w:rPr>
      </w:pPr>
      <w:r w:rsidRPr="00026773">
        <w:rPr>
          <w:rFonts w:ascii="Times New Roman" w:eastAsia="黑体" w:hAnsi="Times New Roman"/>
          <w:bCs/>
          <w:szCs w:val="24"/>
        </w:rPr>
        <w:t>图</w:t>
      </w:r>
      <w:r>
        <w:rPr>
          <w:rFonts w:ascii="Times New Roman" w:eastAsia="黑体" w:hAnsi="Times New Roman"/>
          <w:bCs/>
          <w:szCs w:val="24"/>
        </w:rPr>
        <w:t>5</w:t>
      </w:r>
      <w:r w:rsidRPr="00026773">
        <w:rPr>
          <w:rFonts w:ascii="Times New Roman" w:eastAsia="黑体" w:hAnsi="Times New Roman"/>
          <w:bCs/>
          <w:szCs w:val="24"/>
        </w:rPr>
        <w:t>.</w:t>
      </w:r>
      <w:r>
        <w:rPr>
          <w:rFonts w:ascii="Times New Roman" w:eastAsia="黑体" w:hAnsi="Times New Roman"/>
          <w:bCs/>
          <w:szCs w:val="24"/>
        </w:rPr>
        <w:t xml:space="preserve">11 </w:t>
      </w:r>
      <w:r>
        <w:rPr>
          <w:rFonts w:ascii="Times New Roman" w:eastAsia="黑体" w:hAnsi="Times New Roman" w:hint="eastAsia"/>
          <w:bCs/>
          <w:szCs w:val="24"/>
        </w:rPr>
        <w:t>用户头像修改页面</w:t>
      </w:r>
    </w:p>
    <w:p w14:paraId="6B8FF026" w14:textId="36D231F4" w:rsidR="00500A8D" w:rsidRDefault="00500A8D" w:rsidP="00500A8D">
      <w:pPr>
        <w:spacing w:line="360" w:lineRule="auto"/>
        <w:outlineLvl w:val="1"/>
        <w:rPr>
          <w:rFonts w:ascii="Times New Roman" w:hAnsi="Times New Roman"/>
          <w:szCs w:val="24"/>
        </w:rPr>
      </w:pPr>
      <w:bookmarkStart w:id="61" w:name="_Toc72610911"/>
      <w:r>
        <w:rPr>
          <w:rFonts w:ascii="Times New Roman" w:hAnsi="Times New Roman"/>
          <w:b/>
          <w:sz w:val="28"/>
          <w:szCs w:val="28"/>
        </w:rPr>
        <w:t>5.2</w:t>
      </w:r>
      <w:r>
        <w:rPr>
          <w:rFonts w:ascii="Times New Roman" w:eastAsia="黑体" w:hAnsi="Times New Roman"/>
          <w:sz w:val="28"/>
          <w:szCs w:val="28"/>
        </w:rPr>
        <w:t xml:space="preserve"> </w:t>
      </w:r>
      <w:r>
        <w:rPr>
          <w:rFonts w:ascii="Times New Roman" w:eastAsia="黑体" w:hAnsi="Times New Roman" w:hint="eastAsia"/>
          <w:b/>
          <w:sz w:val="28"/>
          <w:szCs w:val="28"/>
        </w:rPr>
        <w:t>系统部分功能实现</w:t>
      </w:r>
      <w:bookmarkEnd w:id="61"/>
    </w:p>
    <w:p w14:paraId="0BFCE1A3" w14:textId="707AD593" w:rsidR="00500A8D" w:rsidRDefault="00500A8D" w:rsidP="00500A8D">
      <w:pPr>
        <w:spacing w:line="360" w:lineRule="auto"/>
        <w:outlineLvl w:val="2"/>
        <w:rPr>
          <w:rFonts w:ascii="Times New Roman" w:eastAsia="黑体" w:hAnsi="Times New Roman"/>
          <w:b/>
          <w:sz w:val="24"/>
          <w:szCs w:val="24"/>
        </w:rPr>
      </w:pPr>
      <w:bookmarkStart w:id="62" w:name="_Toc72610912"/>
      <w:r>
        <w:rPr>
          <w:rFonts w:ascii="Times New Roman" w:eastAsia="黑体" w:hAnsi="Times New Roman"/>
          <w:b/>
          <w:sz w:val="24"/>
          <w:szCs w:val="24"/>
        </w:rPr>
        <w:t>5.2.1</w:t>
      </w:r>
      <w:r>
        <w:rPr>
          <w:rFonts w:ascii="Times New Roman" w:eastAsia="黑体" w:hAnsi="Times New Roman"/>
          <w:sz w:val="24"/>
          <w:szCs w:val="24"/>
        </w:rPr>
        <w:t xml:space="preserve"> </w:t>
      </w:r>
      <w:r>
        <w:rPr>
          <w:rFonts w:ascii="Times New Roman" w:eastAsia="黑体" w:hAnsi="Times New Roman" w:hint="eastAsia"/>
          <w:b/>
          <w:sz w:val="24"/>
          <w:szCs w:val="24"/>
        </w:rPr>
        <w:t>MD</w:t>
      </w:r>
      <w:r>
        <w:rPr>
          <w:rFonts w:ascii="Times New Roman" w:eastAsia="黑体" w:hAnsi="Times New Roman"/>
          <w:b/>
          <w:sz w:val="24"/>
          <w:szCs w:val="24"/>
        </w:rPr>
        <w:t>5</w:t>
      </w:r>
      <w:r>
        <w:rPr>
          <w:rFonts w:ascii="Times New Roman" w:eastAsia="黑体" w:hAnsi="Times New Roman" w:hint="eastAsia"/>
          <w:b/>
          <w:sz w:val="24"/>
          <w:szCs w:val="24"/>
        </w:rPr>
        <w:t>加密</w:t>
      </w:r>
      <w:bookmarkEnd w:id="62"/>
    </w:p>
    <w:p w14:paraId="60465AF8" w14:textId="356AFC97" w:rsidR="00B97ABA" w:rsidRDefault="00500A8D"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在登录和注册时，服务器对前端传来的密码进行</w:t>
      </w:r>
      <w:r>
        <w:rPr>
          <w:rFonts w:ascii="Times New Roman" w:hAnsi="Times New Roman" w:hint="eastAsia"/>
          <w:sz w:val="24"/>
          <w:szCs w:val="24"/>
        </w:rPr>
        <w:t>MD</w:t>
      </w:r>
      <w:r>
        <w:rPr>
          <w:rFonts w:ascii="Times New Roman" w:hAnsi="Times New Roman"/>
          <w:sz w:val="24"/>
          <w:szCs w:val="24"/>
        </w:rPr>
        <w:t>5</w:t>
      </w:r>
      <w:r>
        <w:rPr>
          <w:rFonts w:ascii="Times New Roman" w:hAnsi="Times New Roman" w:hint="eastAsia"/>
          <w:sz w:val="24"/>
          <w:szCs w:val="24"/>
        </w:rPr>
        <w:t>加密，然后再同服务器中存储的密码进行对比或存储，这是</w:t>
      </w:r>
      <w:r w:rsidRPr="00500A8D">
        <w:rPr>
          <w:rFonts w:ascii="Times New Roman" w:hAnsi="Times New Roman" w:hint="eastAsia"/>
          <w:sz w:val="24"/>
          <w:szCs w:val="24"/>
        </w:rPr>
        <w:t>一种被广泛使用的密码散列函数，可以产</w:t>
      </w:r>
      <w:r w:rsidRPr="00500A8D">
        <w:rPr>
          <w:rFonts w:ascii="Times New Roman" w:hAnsi="Times New Roman" w:hint="eastAsia"/>
          <w:sz w:val="24"/>
          <w:szCs w:val="24"/>
        </w:rPr>
        <w:lastRenderedPageBreak/>
        <w:t>生出一个</w:t>
      </w:r>
      <w:r w:rsidRPr="00500A8D">
        <w:rPr>
          <w:rFonts w:ascii="Times New Roman" w:hAnsi="Times New Roman" w:hint="eastAsia"/>
          <w:sz w:val="24"/>
          <w:szCs w:val="24"/>
        </w:rPr>
        <w:t>128</w:t>
      </w:r>
      <w:r w:rsidRPr="00500A8D">
        <w:rPr>
          <w:rFonts w:ascii="Times New Roman" w:hAnsi="Times New Roman" w:hint="eastAsia"/>
          <w:sz w:val="24"/>
          <w:szCs w:val="24"/>
        </w:rPr>
        <w:t>位（</w:t>
      </w:r>
      <w:r w:rsidRPr="00500A8D">
        <w:rPr>
          <w:rFonts w:ascii="Times New Roman" w:hAnsi="Times New Roman" w:hint="eastAsia"/>
          <w:sz w:val="24"/>
          <w:szCs w:val="24"/>
        </w:rPr>
        <w:t>16</w:t>
      </w:r>
      <w:r w:rsidRPr="00500A8D">
        <w:rPr>
          <w:rFonts w:ascii="Times New Roman" w:hAnsi="Times New Roman" w:hint="eastAsia"/>
          <w:sz w:val="24"/>
          <w:szCs w:val="24"/>
        </w:rPr>
        <w:t>字节）的散列值（</w:t>
      </w:r>
      <w:r w:rsidRPr="00500A8D">
        <w:rPr>
          <w:rFonts w:ascii="Times New Roman" w:hAnsi="Times New Roman" w:hint="eastAsia"/>
          <w:sz w:val="24"/>
          <w:szCs w:val="24"/>
        </w:rPr>
        <w:t>hash value</w:t>
      </w:r>
      <w:r w:rsidRPr="00500A8D">
        <w:rPr>
          <w:rFonts w:ascii="Times New Roman" w:hAnsi="Times New Roman" w:hint="eastAsia"/>
          <w:sz w:val="24"/>
          <w:szCs w:val="24"/>
        </w:rPr>
        <w:t>），用于确保信息传输完整一致。</w:t>
      </w:r>
      <w:r>
        <w:rPr>
          <w:rFonts w:ascii="Times New Roman" w:hAnsi="Times New Roman" w:hint="eastAsia"/>
          <w:sz w:val="24"/>
          <w:szCs w:val="24"/>
        </w:rPr>
        <w:t>在命令行键入</w:t>
      </w:r>
      <w:proofErr w:type="spellStart"/>
      <w:r>
        <w:rPr>
          <w:rFonts w:ascii="Times New Roman" w:hAnsi="Times New Roman" w:hint="eastAsia"/>
          <w:sz w:val="24"/>
          <w:szCs w:val="24"/>
        </w:rPr>
        <w:t>npm</w:t>
      </w:r>
      <w:proofErr w:type="spellEnd"/>
      <w:r>
        <w:rPr>
          <w:rFonts w:ascii="Times New Roman" w:hAnsi="Times New Roman"/>
          <w:sz w:val="24"/>
          <w:szCs w:val="24"/>
        </w:rPr>
        <w:t xml:space="preserve"> </w:t>
      </w:r>
      <w:r>
        <w:rPr>
          <w:rFonts w:ascii="Times New Roman" w:hAnsi="Times New Roman" w:hint="eastAsia"/>
          <w:sz w:val="24"/>
          <w:szCs w:val="24"/>
        </w:rPr>
        <w:t>install</w:t>
      </w:r>
      <w:r>
        <w:rPr>
          <w:rFonts w:ascii="Times New Roman" w:hAnsi="Times New Roman"/>
          <w:sz w:val="24"/>
          <w:szCs w:val="24"/>
        </w:rPr>
        <w:t xml:space="preserve"> </w:t>
      </w:r>
      <w:r>
        <w:rPr>
          <w:rFonts w:ascii="Times New Roman" w:hAnsi="Times New Roman" w:hint="eastAsia"/>
          <w:sz w:val="24"/>
          <w:szCs w:val="24"/>
        </w:rPr>
        <w:t>md</w:t>
      </w:r>
      <w:r>
        <w:rPr>
          <w:rFonts w:ascii="Times New Roman" w:hAnsi="Times New Roman"/>
          <w:sz w:val="24"/>
          <w:szCs w:val="24"/>
        </w:rPr>
        <w:t>5</w:t>
      </w:r>
      <w:r>
        <w:rPr>
          <w:rFonts w:ascii="Times New Roman" w:hAnsi="Times New Roman" w:hint="eastAsia"/>
          <w:sz w:val="24"/>
          <w:szCs w:val="24"/>
        </w:rPr>
        <w:t>或者</w:t>
      </w:r>
      <w:proofErr w:type="spellStart"/>
      <w:r>
        <w:rPr>
          <w:rFonts w:ascii="Times New Roman" w:hAnsi="Times New Roman" w:hint="eastAsia"/>
          <w:sz w:val="24"/>
          <w:szCs w:val="24"/>
        </w:rPr>
        <w:t>npm</w:t>
      </w:r>
      <w:proofErr w:type="spellEnd"/>
      <w:r>
        <w:rPr>
          <w:rFonts w:ascii="Times New Roman" w:hAnsi="Times New Roman"/>
          <w:sz w:val="24"/>
          <w:szCs w:val="24"/>
        </w:rPr>
        <w:t xml:space="preserve"> </w:t>
      </w:r>
      <w:r>
        <w:rPr>
          <w:rFonts w:ascii="Times New Roman" w:hAnsi="Times New Roman" w:hint="eastAsia"/>
          <w:sz w:val="24"/>
          <w:szCs w:val="24"/>
        </w:rPr>
        <w:t>install</w:t>
      </w:r>
      <w:r>
        <w:rPr>
          <w:rFonts w:ascii="Times New Roman" w:hAnsi="Times New Roman"/>
          <w:sz w:val="24"/>
          <w:szCs w:val="24"/>
        </w:rPr>
        <w:t xml:space="preserve"> </w:t>
      </w:r>
      <w:r w:rsidRPr="00500A8D">
        <w:rPr>
          <w:rFonts w:ascii="Times New Roman" w:hAnsi="Times New Roman"/>
          <w:sz w:val="24"/>
          <w:szCs w:val="24"/>
        </w:rPr>
        <w:t>crypto</w:t>
      </w:r>
      <w:r>
        <w:rPr>
          <w:rFonts w:ascii="Times New Roman" w:hAnsi="Times New Roman" w:hint="eastAsia"/>
          <w:sz w:val="24"/>
          <w:szCs w:val="24"/>
        </w:rPr>
        <w:t>，引入加密模块，即可实现密码的加密功能。</w:t>
      </w:r>
    </w:p>
    <w:p w14:paraId="49804F0C" w14:textId="5C4EA91C" w:rsidR="00500A8D" w:rsidRDefault="00500A8D" w:rsidP="00500A8D">
      <w:pPr>
        <w:spacing w:line="360" w:lineRule="auto"/>
        <w:outlineLvl w:val="2"/>
        <w:rPr>
          <w:rFonts w:ascii="Times New Roman" w:eastAsia="黑体" w:hAnsi="Times New Roman"/>
          <w:b/>
          <w:sz w:val="24"/>
          <w:szCs w:val="24"/>
        </w:rPr>
      </w:pPr>
      <w:bookmarkStart w:id="63" w:name="_Toc72610913"/>
      <w:r>
        <w:rPr>
          <w:rFonts w:ascii="Times New Roman" w:eastAsia="黑体" w:hAnsi="Times New Roman"/>
          <w:b/>
          <w:sz w:val="24"/>
          <w:szCs w:val="24"/>
        </w:rPr>
        <w:t>5.2.2</w:t>
      </w:r>
      <w:r>
        <w:rPr>
          <w:rFonts w:ascii="Times New Roman" w:eastAsia="黑体" w:hAnsi="Times New Roman"/>
          <w:sz w:val="24"/>
          <w:szCs w:val="24"/>
        </w:rPr>
        <w:t xml:space="preserve"> </w:t>
      </w:r>
      <w:proofErr w:type="spellStart"/>
      <w:r>
        <w:rPr>
          <w:rFonts w:ascii="Times New Roman" w:eastAsia="黑体" w:hAnsi="Times New Roman" w:hint="eastAsia"/>
          <w:b/>
          <w:sz w:val="24"/>
          <w:szCs w:val="24"/>
        </w:rPr>
        <w:t>M</w:t>
      </w:r>
      <w:r w:rsidR="001514F4">
        <w:rPr>
          <w:rFonts w:ascii="Times New Roman" w:eastAsia="黑体" w:hAnsi="Times New Roman" w:hint="eastAsia"/>
          <w:b/>
          <w:sz w:val="24"/>
          <w:szCs w:val="24"/>
        </w:rPr>
        <w:t>arkDown</w:t>
      </w:r>
      <w:proofErr w:type="spellEnd"/>
      <w:r w:rsidR="001514F4">
        <w:rPr>
          <w:rFonts w:ascii="Times New Roman" w:eastAsia="黑体" w:hAnsi="Times New Roman" w:hint="eastAsia"/>
          <w:b/>
          <w:sz w:val="24"/>
          <w:szCs w:val="24"/>
        </w:rPr>
        <w:t>语法解析</w:t>
      </w:r>
      <w:bookmarkEnd w:id="63"/>
    </w:p>
    <w:p w14:paraId="6468F5AF" w14:textId="1F927686" w:rsidR="00500A8D" w:rsidRDefault="001514F4"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前端文章发布页面，我们使用了</w:t>
      </w:r>
      <w:proofErr w:type="spellStart"/>
      <w:r>
        <w:rPr>
          <w:rFonts w:ascii="Times New Roman" w:hAnsi="Times New Roman" w:hint="eastAsia"/>
          <w:sz w:val="24"/>
          <w:szCs w:val="24"/>
        </w:rPr>
        <w:t>mavon</w:t>
      </w:r>
      <w:proofErr w:type="spellEnd"/>
      <w:r>
        <w:rPr>
          <w:rFonts w:ascii="Times New Roman" w:hAnsi="Times New Roman"/>
          <w:sz w:val="24"/>
          <w:szCs w:val="24"/>
        </w:rPr>
        <w:t>-</w:t>
      </w:r>
      <w:r>
        <w:rPr>
          <w:rFonts w:ascii="Times New Roman" w:hAnsi="Times New Roman" w:hint="eastAsia"/>
          <w:sz w:val="24"/>
          <w:szCs w:val="24"/>
        </w:rPr>
        <w:t>editor</w:t>
      </w:r>
      <w:r>
        <w:rPr>
          <w:rFonts w:ascii="Times New Roman" w:hAnsi="Times New Roman" w:hint="eastAsia"/>
          <w:sz w:val="24"/>
          <w:szCs w:val="24"/>
        </w:rPr>
        <w:t>组件，这是一款</w:t>
      </w:r>
      <w:r w:rsidRPr="001514F4">
        <w:rPr>
          <w:rFonts w:ascii="Times New Roman" w:hAnsi="Times New Roman" w:hint="eastAsia"/>
          <w:sz w:val="24"/>
          <w:szCs w:val="24"/>
        </w:rPr>
        <w:t>基于</w:t>
      </w:r>
      <w:proofErr w:type="spellStart"/>
      <w:r w:rsidRPr="001514F4">
        <w:rPr>
          <w:rFonts w:ascii="Times New Roman" w:hAnsi="Times New Roman" w:hint="eastAsia"/>
          <w:sz w:val="24"/>
          <w:szCs w:val="24"/>
        </w:rPr>
        <w:t>vue</w:t>
      </w:r>
      <w:proofErr w:type="spellEnd"/>
      <w:r w:rsidRPr="001514F4">
        <w:rPr>
          <w:rFonts w:ascii="Times New Roman" w:hAnsi="Times New Roman" w:hint="eastAsia"/>
          <w:sz w:val="24"/>
          <w:szCs w:val="24"/>
        </w:rPr>
        <w:t>的</w:t>
      </w:r>
      <w:r w:rsidRPr="001514F4">
        <w:rPr>
          <w:rFonts w:ascii="Times New Roman" w:hAnsi="Times New Roman" w:hint="eastAsia"/>
          <w:sz w:val="24"/>
          <w:szCs w:val="24"/>
        </w:rPr>
        <w:t>markdown</w:t>
      </w:r>
      <w:r w:rsidRPr="001514F4">
        <w:rPr>
          <w:rFonts w:ascii="Times New Roman" w:hAnsi="Times New Roman" w:hint="eastAsia"/>
          <w:sz w:val="24"/>
          <w:szCs w:val="24"/>
        </w:rPr>
        <w:t>编辑器，比较适合</w:t>
      </w:r>
      <w:r>
        <w:rPr>
          <w:rFonts w:ascii="Times New Roman" w:hAnsi="Times New Roman" w:hint="eastAsia"/>
          <w:sz w:val="24"/>
          <w:szCs w:val="24"/>
        </w:rPr>
        <w:t>本</w:t>
      </w:r>
      <w:r w:rsidRPr="001514F4">
        <w:rPr>
          <w:rFonts w:ascii="Times New Roman" w:hAnsi="Times New Roman" w:hint="eastAsia"/>
          <w:sz w:val="24"/>
          <w:szCs w:val="24"/>
        </w:rPr>
        <w:t>系统</w:t>
      </w:r>
      <w:r>
        <w:rPr>
          <w:rFonts w:ascii="Times New Roman" w:hAnsi="Times New Roman" w:hint="eastAsia"/>
          <w:sz w:val="24"/>
          <w:szCs w:val="24"/>
        </w:rPr>
        <w:t>，只需在前端项目中输入</w:t>
      </w:r>
      <w:proofErr w:type="spellStart"/>
      <w:r w:rsidRPr="001514F4">
        <w:rPr>
          <w:rFonts w:ascii="Times New Roman" w:hAnsi="Times New Roman"/>
          <w:sz w:val="24"/>
          <w:szCs w:val="24"/>
        </w:rPr>
        <w:t>npm</w:t>
      </w:r>
      <w:proofErr w:type="spellEnd"/>
      <w:r w:rsidRPr="001514F4">
        <w:rPr>
          <w:rFonts w:ascii="Times New Roman" w:hAnsi="Times New Roman"/>
          <w:sz w:val="24"/>
          <w:szCs w:val="24"/>
        </w:rPr>
        <w:t xml:space="preserve"> install </w:t>
      </w:r>
      <w:proofErr w:type="spellStart"/>
      <w:r w:rsidRPr="001514F4">
        <w:rPr>
          <w:rFonts w:ascii="Times New Roman" w:hAnsi="Times New Roman"/>
          <w:sz w:val="24"/>
          <w:szCs w:val="24"/>
        </w:rPr>
        <w:t>mavon</w:t>
      </w:r>
      <w:proofErr w:type="spellEnd"/>
      <w:r w:rsidRPr="001514F4">
        <w:rPr>
          <w:rFonts w:ascii="Times New Roman" w:hAnsi="Times New Roman"/>
          <w:sz w:val="24"/>
          <w:szCs w:val="24"/>
        </w:rPr>
        <w:t xml:space="preserve">-editor </w:t>
      </w:r>
      <w:r>
        <w:rPr>
          <w:rFonts w:ascii="Times New Roman" w:hAnsi="Times New Roman"/>
          <w:sz w:val="24"/>
          <w:szCs w:val="24"/>
        </w:rPr>
        <w:t>–</w:t>
      </w:r>
      <w:r w:rsidRPr="001514F4">
        <w:rPr>
          <w:rFonts w:ascii="Times New Roman" w:hAnsi="Times New Roman"/>
          <w:sz w:val="24"/>
          <w:szCs w:val="24"/>
        </w:rPr>
        <w:t>save</w:t>
      </w:r>
      <w:r>
        <w:rPr>
          <w:rFonts w:ascii="Times New Roman" w:hAnsi="Times New Roman" w:hint="eastAsia"/>
          <w:sz w:val="24"/>
          <w:szCs w:val="24"/>
        </w:rPr>
        <w:t>进行模块安装，再</w:t>
      </w:r>
      <w:proofErr w:type="gramStart"/>
      <w:r>
        <w:rPr>
          <w:rFonts w:ascii="Times New Roman" w:hAnsi="Times New Roman" w:hint="eastAsia"/>
          <w:sz w:val="24"/>
          <w:szCs w:val="24"/>
        </w:rPr>
        <w:t>参考官网文档</w:t>
      </w:r>
      <w:proofErr w:type="gramEnd"/>
      <w:r>
        <w:rPr>
          <w:rFonts w:ascii="Times New Roman" w:hAnsi="Times New Roman" w:hint="eastAsia"/>
          <w:sz w:val="24"/>
          <w:szCs w:val="24"/>
        </w:rPr>
        <w:t>进行使用即可。</w:t>
      </w:r>
    </w:p>
    <w:p w14:paraId="029E203A" w14:textId="298644D6" w:rsidR="001514F4" w:rsidRDefault="001514F4"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而在文章评论时，本系统的需求是禁用</w:t>
      </w:r>
      <w:r>
        <w:rPr>
          <w:rFonts w:ascii="Times New Roman" w:hAnsi="Times New Roman" w:hint="eastAsia"/>
          <w:sz w:val="24"/>
          <w:szCs w:val="24"/>
        </w:rPr>
        <w:t>H</w:t>
      </w:r>
      <w:r>
        <w:rPr>
          <w:rFonts w:ascii="Times New Roman" w:hAnsi="Times New Roman"/>
          <w:sz w:val="24"/>
          <w:szCs w:val="24"/>
        </w:rPr>
        <w:t>1-</w:t>
      </w:r>
      <w:r>
        <w:rPr>
          <w:rFonts w:ascii="Times New Roman" w:hAnsi="Times New Roman" w:hint="eastAsia"/>
          <w:sz w:val="24"/>
          <w:szCs w:val="24"/>
        </w:rPr>
        <w:t>H</w:t>
      </w:r>
      <w:r>
        <w:rPr>
          <w:rFonts w:ascii="Times New Roman" w:hAnsi="Times New Roman"/>
          <w:sz w:val="24"/>
          <w:szCs w:val="24"/>
        </w:rPr>
        <w:t>6</w:t>
      </w:r>
      <w:r>
        <w:rPr>
          <w:rFonts w:ascii="Times New Roman" w:hAnsi="Times New Roman" w:hint="eastAsia"/>
          <w:sz w:val="24"/>
          <w:szCs w:val="24"/>
        </w:rPr>
        <w:t>的</w:t>
      </w:r>
      <w:r>
        <w:rPr>
          <w:rFonts w:ascii="Times New Roman" w:hAnsi="Times New Roman" w:hint="eastAsia"/>
          <w:sz w:val="24"/>
          <w:szCs w:val="24"/>
        </w:rPr>
        <w:t>markdown</w:t>
      </w:r>
      <w:r>
        <w:rPr>
          <w:rFonts w:ascii="Times New Roman" w:hAnsi="Times New Roman" w:hint="eastAsia"/>
          <w:sz w:val="24"/>
          <w:szCs w:val="24"/>
        </w:rPr>
        <w:t>语法，这是</w:t>
      </w:r>
      <w:proofErr w:type="spellStart"/>
      <w:r>
        <w:rPr>
          <w:rFonts w:ascii="Times New Roman" w:hAnsi="Times New Roman" w:hint="eastAsia"/>
          <w:sz w:val="24"/>
          <w:szCs w:val="24"/>
        </w:rPr>
        <w:t>mavon</w:t>
      </w:r>
      <w:proofErr w:type="spellEnd"/>
      <w:r>
        <w:rPr>
          <w:rFonts w:ascii="Times New Roman" w:hAnsi="Times New Roman"/>
          <w:sz w:val="24"/>
          <w:szCs w:val="24"/>
        </w:rPr>
        <w:t>-</w:t>
      </w:r>
      <w:r>
        <w:rPr>
          <w:rFonts w:ascii="Times New Roman" w:hAnsi="Times New Roman" w:hint="eastAsia"/>
          <w:sz w:val="24"/>
          <w:szCs w:val="24"/>
        </w:rPr>
        <w:t>editor</w:t>
      </w:r>
      <w:r>
        <w:rPr>
          <w:rFonts w:ascii="Times New Roman" w:hAnsi="Times New Roman" w:hint="eastAsia"/>
          <w:sz w:val="24"/>
          <w:szCs w:val="24"/>
        </w:rPr>
        <w:t>无法满足的需求，查阅资料，系统选取了</w:t>
      </w:r>
      <w:r>
        <w:rPr>
          <w:rFonts w:ascii="Times New Roman" w:hAnsi="Times New Roman" w:hint="eastAsia"/>
          <w:sz w:val="24"/>
          <w:szCs w:val="24"/>
        </w:rPr>
        <w:t>markdown</w:t>
      </w:r>
      <w:r>
        <w:rPr>
          <w:rFonts w:ascii="Times New Roman" w:hAnsi="Times New Roman"/>
          <w:sz w:val="24"/>
          <w:szCs w:val="24"/>
        </w:rPr>
        <w:t>-</w:t>
      </w:r>
      <w:r>
        <w:rPr>
          <w:rFonts w:ascii="Times New Roman" w:hAnsi="Times New Roman" w:hint="eastAsia"/>
          <w:sz w:val="24"/>
          <w:szCs w:val="24"/>
        </w:rPr>
        <w:t>it</w:t>
      </w:r>
      <w:r>
        <w:rPr>
          <w:rFonts w:ascii="Times New Roman" w:hAnsi="Times New Roman" w:hint="eastAsia"/>
          <w:sz w:val="24"/>
          <w:szCs w:val="24"/>
        </w:rPr>
        <w:t>，这</w:t>
      </w:r>
      <w:r w:rsidRPr="001514F4">
        <w:rPr>
          <w:rFonts w:ascii="Times New Roman" w:hAnsi="Times New Roman" w:hint="eastAsia"/>
          <w:sz w:val="24"/>
          <w:szCs w:val="24"/>
        </w:rPr>
        <w:t>是一个用来解析</w:t>
      </w:r>
      <w:r w:rsidRPr="001514F4">
        <w:rPr>
          <w:rFonts w:ascii="Times New Roman" w:hAnsi="Times New Roman" w:hint="eastAsia"/>
          <w:sz w:val="24"/>
          <w:szCs w:val="24"/>
        </w:rPr>
        <w:t>markdown</w:t>
      </w:r>
      <w:r w:rsidRPr="001514F4">
        <w:rPr>
          <w:rFonts w:ascii="Times New Roman" w:hAnsi="Times New Roman" w:hint="eastAsia"/>
          <w:sz w:val="24"/>
          <w:szCs w:val="24"/>
        </w:rPr>
        <w:t>的库，它能够将</w:t>
      </w:r>
      <w:r w:rsidRPr="001514F4">
        <w:rPr>
          <w:rFonts w:ascii="Times New Roman" w:hAnsi="Times New Roman" w:hint="eastAsia"/>
          <w:sz w:val="24"/>
          <w:szCs w:val="24"/>
        </w:rPr>
        <w:t>markdown</w:t>
      </w:r>
      <w:r w:rsidRPr="001514F4">
        <w:rPr>
          <w:rFonts w:ascii="Times New Roman" w:hAnsi="Times New Roman" w:hint="eastAsia"/>
          <w:sz w:val="24"/>
          <w:szCs w:val="24"/>
        </w:rPr>
        <w:t>代码编译为</w:t>
      </w:r>
      <w:r w:rsidRPr="001514F4">
        <w:rPr>
          <w:rFonts w:ascii="Times New Roman" w:hAnsi="Times New Roman" w:hint="eastAsia"/>
          <w:sz w:val="24"/>
          <w:szCs w:val="24"/>
        </w:rPr>
        <w:t>html</w:t>
      </w:r>
      <w:r w:rsidRPr="001514F4">
        <w:rPr>
          <w:rFonts w:ascii="Times New Roman" w:hAnsi="Times New Roman" w:hint="eastAsia"/>
          <w:sz w:val="24"/>
          <w:szCs w:val="24"/>
        </w:rPr>
        <w:t>代码</w:t>
      </w:r>
      <w:r>
        <w:rPr>
          <w:rFonts w:ascii="Times New Roman" w:hAnsi="Times New Roman" w:hint="eastAsia"/>
          <w:sz w:val="24"/>
          <w:szCs w:val="24"/>
        </w:rPr>
        <w:t>，在引用之后，通过自带的</w:t>
      </w:r>
      <w:r>
        <w:rPr>
          <w:rFonts w:ascii="Times New Roman" w:hAnsi="Times New Roman" w:hint="eastAsia"/>
          <w:sz w:val="24"/>
          <w:szCs w:val="24"/>
        </w:rPr>
        <w:t>disable</w:t>
      </w:r>
      <w:r>
        <w:rPr>
          <w:rFonts w:ascii="Times New Roman" w:hAnsi="Times New Roman" w:hint="eastAsia"/>
          <w:sz w:val="24"/>
          <w:szCs w:val="24"/>
        </w:rPr>
        <w:t>函数，将</w:t>
      </w:r>
      <w:r>
        <w:rPr>
          <w:rFonts w:ascii="Times New Roman" w:hAnsi="Times New Roman" w:hint="eastAsia"/>
          <w:sz w:val="24"/>
          <w:szCs w:val="24"/>
        </w:rPr>
        <w:t>H</w:t>
      </w:r>
      <w:r>
        <w:rPr>
          <w:rFonts w:ascii="Times New Roman" w:hAnsi="Times New Roman"/>
          <w:sz w:val="24"/>
          <w:szCs w:val="24"/>
        </w:rPr>
        <w:t>1-</w:t>
      </w:r>
      <w:r>
        <w:rPr>
          <w:rFonts w:ascii="Times New Roman" w:hAnsi="Times New Roman" w:hint="eastAsia"/>
          <w:sz w:val="24"/>
          <w:szCs w:val="24"/>
        </w:rPr>
        <w:t>H</w:t>
      </w:r>
      <w:r>
        <w:rPr>
          <w:rFonts w:ascii="Times New Roman" w:hAnsi="Times New Roman"/>
          <w:sz w:val="24"/>
          <w:szCs w:val="24"/>
        </w:rPr>
        <w:t>6</w:t>
      </w:r>
      <w:r>
        <w:rPr>
          <w:rFonts w:ascii="Times New Roman" w:hAnsi="Times New Roman" w:hint="eastAsia"/>
          <w:sz w:val="24"/>
          <w:szCs w:val="24"/>
        </w:rPr>
        <w:t>进行禁用，前端输入框在输入内容后，系统会将内容进行自动编译，需求得以解决。</w:t>
      </w:r>
    </w:p>
    <w:p w14:paraId="0FCF23F4" w14:textId="5208C27E" w:rsidR="001514F4" w:rsidRDefault="001514F4" w:rsidP="001514F4">
      <w:pPr>
        <w:spacing w:line="360" w:lineRule="auto"/>
        <w:outlineLvl w:val="2"/>
        <w:rPr>
          <w:rFonts w:ascii="Times New Roman" w:eastAsia="黑体" w:hAnsi="Times New Roman"/>
          <w:b/>
          <w:sz w:val="24"/>
          <w:szCs w:val="24"/>
        </w:rPr>
      </w:pPr>
      <w:bookmarkStart w:id="64" w:name="_Toc72610914"/>
      <w:r>
        <w:rPr>
          <w:rFonts w:ascii="Times New Roman" w:eastAsia="黑体" w:hAnsi="Times New Roman"/>
          <w:b/>
          <w:sz w:val="24"/>
          <w:szCs w:val="24"/>
        </w:rPr>
        <w:t>5.2.3</w:t>
      </w:r>
      <w:r>
        <w:rPr>
          <w:rFonts w:ascii="Times New Roman" w:eastAsia="黑体" w:hAnsi="Times New Roman"/>
          <w:sz w:val="24"/>
          <w:szCs w:val="24"/>
        </w:rPr>
        <w:t xml:space="preserve"> </w:t>
      </w:r>
      <w:r>
        <w:rPr>
          <w:rFonts w:ascii="Times New Roman" w:eastAsia="黑体" w:hAnsi="Times New Roman" w:hint="eastAsia"/>
          <w:b/>
          <w:sz w:val="24"/>
          <w:szCs w:val="24"/>
        </w:rPr>
        <w:t>前端数据持久化</w:t>
      </w:r>
      <w:bookmarkEnd w:id="64"/>
    </w:p>
    <w:p w14:paraId="00D263EE" w14:textId="77777777" w:rsidR="00534F6E" w:rsidRDefault="001514F4"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在用户访问浏览器时，</w:t>
      </w:r>
      <w:r w:rsidR="0080367B">
        <w:rPr>
          <w:rFonts w:ascii="Times New Roman" w:hAnsi="Times New Roman" w:hint="eastAsia"/>
          <w:sz w:val="24"/>
          <w:szCs w:val="24"/>
        </w:rPr>
        <w:t>一些数据需要在前端保存，如登录产生的</w:t>
      </w:r>
      <w:r w:rsidR="0080367B">
        <w:rPr>
          <w:rFonts w:ascii="Times New Roman" w:hAnsi="Times New Roman" w:hint="eastAsia"/>
          <w:sz w:val="24"/>
          <w:szCs w:val="24"/>
        </w:rPr>
        <w:t>token</w:t>
      </w:r>
      <w:r w:rsidR="0080367B">
        <w:rPr>
          <w:rFonts w:ascii="Times New Roman" w:hAnsi="Times New Roman" w:hint="eastAsia"/>
          <w:sz w:val="24"/>
          <w:szCs w:val="24"/>
        </w:rPr>
        <w:t>，登录状态，发布文章时保存的草稿等。</w:t>
      </w:r>
      <w:r w:rsidR="0080367B" w:rsidRPr="0080367B">
        <w:rPr>
          <w:rFonts w:ascii="Times New Roman" w:hAnsi="Times New Roman" w:hint="eastAsia"/>
          <w:sz w:val="24"/>
          <w:szCs w:val="24"/>
        </w:rPr>
        <w:t>Web</w:t>
      </w:r>
      <w:r w:rsidR="0080367B" w:rsidRPr="0080367B">
        <w:rPr>
          <w:rFonts w:ascii="Times New Roman" w:hAnsi="Times New Roman" w:hint="eastAsia"/>
          <w:sz w:val="24"/>
          <w:szCs w:val="24"/>
        </w:rPr>
        <w:t>应用的发展，使得客户端存储使用得也越来越多，而实现客户端存储的方式则是多种多样。最简单而且兼容性最佳的方案是</w:t>
      </w:r>
      <w:r w:rsidR="0080367B" w:rsidRPr="0080367B">
        <w:rPr>
          <w:rFonts w:ascii="Times New Roman" w:hAnsi="Times New Roman" w:hint="eastAsia"/>
          <w:sz w:val="24"/>
          <w:szCs w:val="24"/>
        </w:rPr>
        <w:t>Cookie</w:t>
      </w:r>
      <w:r w:rsidR="0080367B" w:rsidRPr="0080367B">
        <w:rPr>
          <w:rFonts w:ascii="Times New Roman" w:hAnsi="Times New Roman" w:hint="eastAsia"/>
          <w:sz w:val="24"/>
          <w:szCs w:val="24"/>
        </w:rPr>
        <w:t>，后面的发展中，出现了包含</w:t>
      </w:r>
      <w:proofErr w:type="spellStart"/>
      <w:r w:rsidR="0080367B" w:rsidRPr="0080367B">
        <w:rPr>
          <w:rFonts w:ascii="Times New Roman" w:hAnsi="Times New Roman" w:hint="eastAsia"/>
          <w:sz w:val="24"/>
          <w:szCs w:val="24"/>
        </w:rPr>
        <w:t>sessionStorage</w:t>
      </w:r>
      <w:proofErr w:type="spellEnd"/>
      <w:r w:rsidR="0080367B" w:rsidRPr="0080367B">
        <w:rPr>
          <w:rFonts w:ascii="Times New Roman" w:hAnsi="Times New Roman" w:hint="eastAsia"/>
          <w:sz w:val="24"/>
          <w:szCs w:val="24"/>
        </w:rPr>
        <w:t>与</w:t>
      </w:r>
      <w:proofErr w:type="spellStart"/>
      <w:r w:rsidR="0080367B" w:rsidRPr="0080367B">
        <w:rPr>
          <w:rFonts w:ascii="Times New Roman" w:hAnsi="Times New Roman" w:hint="eastAsia"/>
          <w:sz w:val="24"/>
          <w:szCs w:val="24"/>
        </w:rPr>
        <w:t>localStorage</w:t>
      </w:r>
      <w:proofErr w:type="spellEnd"/>
      <w:r w:rsidR="0080367B" w:rsidRPr="0080367B">
        <w:rPr>
          <w:rFonts w:ascii="Times New Roman" w:hAnsi="Times New Roman" w:hint="eastAsia"/>
          <w:sz w:val="24"/>
          <w:szCs w:val="24"/>
        </w:rPr>
        <w:t>两部分的</w:t>
      </w:r>
      <w:r w:rsidR="0080367B" w:rsidRPr="0080367B">
        <w:rPr>
          <w:rFonts w:ascii="Times New Roman" w:hAnsi="Times New Roman" w:hint="eastAsia"/>
          <w:sz w:val="24"/>
          <w:szCs w:val="24"/>
        </w:rPr>
        <w:t>Web Storage</w:t>
      </w:r>
      <w:r w:rsidR="0080367B" w:rsidRPr="0080367B">
        <w:rPr>
          <w:rFonts w:ascii="Times New Roman" w:hAnsi="Times New Roman" w:hint="eastAsia"/>
          <w:sz w:val="24"/>
          <w:szCs w:val="24"/>
        </w:rPr>
        <w:t>。</w:t>
      </w:r>
    </w:p>
    <w:p w14:paraId="1F0B9C70" w14:textId="75BA22B5" w:rsidR="001514F4" w:rsidRDefault="0080367B" w:rsidP="00534F6E">
      <w:pPr>
        <w:spacing w:line="360" w:lineRule="auto"/>
        <w:ind w:firstLine="420"/>
        <w:rPr>
          <w:rFonts w:ascii="Times New Roman" w:hAnsi="Times New Roman"/>
          <w:sz w:val="24"/>
          <w:szCs w:val="24"/>
        </w:rPr>
      </w:pPr>
      <w:r>
        <w:rPr>
          <w:rFonts w:ascii="Times New Roman" w:hAnsi="Times New Roman" w:hint="eastAsia"/>
          <w:sz w:val="24"/>
          <w:szCs w:val="24"/>
        </w:rPr>
        <w:t>在本项目中，将</w:t>
      </w:r>
      <w:r>
        <w:rPr>
          <w:rFonts w:ascii="Times New Roman" w:hAnsi="Times New Roman" w:hint="eastAsia"/>
          <w:sz w:val="24"/>
          <w:szCs w:val="24"/>
        </w:rPr>
        <w:t>token</w:t>
      </w:r>
      <w:r>
        <w:rPr>
          <w:rFonts w:ascii="Times New Roman" w:hAnsi="Times New Roman" w:hint="eastAsia"/>
          <w:sz w:val="24"/>
          <w:szCs w:val="24"/>
        </w:rPr>
        <w:t>和登录状态的存储放在了</w:t>
      </w:r>
      <w:r>
        <w:rPr>
          <w:rFonts w:ascii="Times New Roman" w:hAnsi="Times New Roman" w:hint="eastAsia"/>
          <w:sz w:val="24"/>
          <w:szCs w:val="24"/>
        </w:rPr>
        <w:t>cookie</w:t>
      </w:r>
      <w:r>
        <w:rPr>
          <w:rFonts w:ascii="Times New Roman" w:hAnsi="Times New Roman" w:hint="eastAsia"/>
          <w:sz w:val="24"/>
          <w:szCs w:val="24"/>
        </w:rPr>
        <w:t>中，</w:t>
      </w:r>
      <w:r w:rsidRPr="0080367B">
        <w:rPr>
          <w:rFonts w:ascii="Times New Roman" w:hAnsi="Times New Roman" w:hint="eastAsia"/>
          <w:sz w:val="24"/>
          <w:szCs w:val="24"/>
        </w:rPr>
        <w:t>如果不在浏览器中设置过期时间，</w:t>
      </w:r>
      <w:r w:rsidRPr="0080367B">
        <w:rPr>
          <w:rFonts w:ascii="Times New Roman" w:hAnsi="Times New Roman" w:hint="eastAsia"/>
          <w:sz w:val="24"/>
          <w:szCs w:val="24"/>
        </w:rPr>
        <w:t>cookie</w:t>
      </w:r>
      <w:r w:rsidRPr="0080367B">
        <w:rPr>
          <w:rFonts w:ascii="Times New Roman" w:hAnsi="Times New Roman" w:hint="eastAsia"/>
          <w:sz w:val="24"/>
          <w:szCs w:val="24"/>
        </w:rPr>
        <w:t>被保存在内存中，生命周期随浏览器的关闭而结束，这种</w:t>
      </w:r>
      <w:r w:rsidRPr="0080367B">
        <w:rPr>
          <w:rFonts w:ascii="Times New Roman" w:hAnsi="Times New Roman" w:hint="eastAsia"/>
          <w:sz w:val="24"/>
          <w:szCs w:val="24"/>
        </w:rPr>
        <w:t>cookie</w:t>
      </w:r>
      <w:r w:rsidRPr="0080367B">
        <w:rPr>
          <w:rFonts w:ascii="Times New Roman" w:hAnsi="Times New Roman" w:hint="eastAsia"/>
          <w:sz w:val="24"/>
          <w:szCs w:val="24"/>
        </w:rPr>
        <w:t>简称会话</w:t>
      </w:r>
      <w:r w:rsidRPr="0080367B">
        <w:rPr>
          <w:rFonts w:ascii="Times New Roman" w:hAnsi="Times New Roman" w:hint="eastAsia"/>
          <w:sz w:val="24"/>
          <w:szCs w:val="24"/>
        </w:rPr>
        <w:t>cookie</w:t>
      </w:r>
      <w:r w:rsidRPr="0080367B">
        <w:rPr>
          <w:rFonts w:ascii="Times New Roman" w:hAnsi="Times New Roman" w:hint="eastAsia"/>
          <w:sz w:val="24"/>
          <w:szCs w:val="24"/>
        </w:rPr>
        <w:t>。如果在浏览器中设置了</w:t>
      </w:r>
      <w:r w:rsidRPr="0080367B">
        <w:rPr>
          <w:rFonts w:ascii="Times New Roman" w:hAnsi="Times New Roman" w:hint="eastAsia"/>
          <w:sz w:val="24"/>
          <w:szCs w:val="24"/>
        </w:rPr>
        <w:t>cookie</w:t>
      </w:r>
      <w:r w:rsidRPr="0080367B">
        <w:rPr>
          <w:rFonts w:ascii="Times New Roman" w:hAnsi="Times New Roman" w:hint="eastAsia"/>
          <w:sz w:val="24"/>
          <w:szCs w:val="24"/>
        </w:rPr>
        <w:t>的过期时间，</w:t>
      </w:r>
      <w:r w:rsidRPr="0080367B">
        <w:rPr>
          <w:rFonts w:ascii="Times New Roman" w:hAnsi="Times New Roman" w:hint="eastAsia"/>
          <w:sz w:val="24"/>
          <w:szCs w:val="24"/>
        </w:rPr>
        <w:t>cookie</w:t>
      </w:r>
      <w:r w:rsidRPr="0080367B">
        <w:rPr>
          <w:rFonts w:ascii="Times New Roman" w:hAnsi="Times New Roman" w:hint="eastAsia"/>
          <w:sz w:val="24"/>
          <w:szCs w:val="24"/>
        </w:rPr>
        <w:t>被保存在硬盘中，关闭浏览器后，</w:t>
      </w:r>
      <w:r w:rsidRPr="0080367B">
        <w:rPr>
          <w:rFonts w:ascii="Times New Roman" w:hAnsi="Times New Roman" w:hint="eastAsia"/>
          <w:sz w:val="24"/>
          <w:szCs w:val="24"/>
        </w:rPr>
        <w:t>cookie</w:t>
      </w:r>
      <w:r w:rsidRPr="0080367B">
        <w:rPr>
          <w:rFonts w:ascii="Times New Roman" w:hAnsi="Times New Roman" w:hint="eastAsia"/>
          <w:sz w:val="24"/>
          <w:szCs w:val="24"/>
        </w:rPr>
        <w:t>数据仍然存在，直到过期时间结束才消失。</w:t>
      </w:r>
    </w:p>
    <w:p w14:paraId="3A5E48D3" w14:textId="6628656C" w:rsidR="00534F6E" w:rsidRDefault="00534F6E" w:rsidP="00DD2AC9">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发布文章时保存的草稿则存放在</w:t>
      </w:r>
      <w:proofErr w:type="spellStart"/>
      <w:r>
        <w:rPr>
          <w:rFonts w:ascii="Times New Roman" w:hAnsi="Times New Roman" w:hint="eastAsia"/>
          <w:sz w:val="24"/>
          <w:szCs w:val="24"/>
        </w:rPr>
        <w:t>localstorage</w:t>
      </w:r>
      <w:proofErr w:type="spellEnd"/>
      <w:r>
        <w:rPr>
          <w:rFonts w:ascii="Times New Roman" w:hAnsi="Times New Roman" w:hint="eastAsia"/>
          <w:sz w:val="24"/>
          <w:szCs w:val="24"/>
        </w:rPr>
        <w:t>中，</w:t>
      </w:r>
      <w:proofErr w:type="spellStart"/>
      <w:r w:rsidRPr="00534F6E">
        <w:rPr>
          <w:rFonts w:ascii="Times New Roman" w:hAnsi="Times New Roman" w:hint="eastAsia"/>
          <w:sz w:val="24"/>
          <w:szCs w:val="24"/>
        </w:rPr>
        <w:t>localStorage</w:t>
      </w:r>
      <w:proofErr w:type="spellEnd"/>
      <w:r w:rsidRPr="00534F6E">
        <w:rPr>
          <w:rFonts w:ascii="Times New Roman" w:hAnsi="Times New Roman" w:hint="eastAsia"/>
          <w:sz w:val="24"/>
          <w:szCs w:val="24"/>
        </w:rPr>
        <w:t>是持久化的本地存储，除非是通过</w:t>
      </w:r>
      <w:proofErr w:type="spellStart"/>
      <w:r w:rsidRPr="00534F6E">
        <w:rPr>
          <w:rFonts w:ascii="Times New Roman" w:hAnsi="Times New Roman" w:hint="eastAsia"/>
          <w:sz w:val="24"/>
          <w:szCs w:val="24"/>
        </w:rPr>
        <w:t>js</w:t>
      </w:r>
      <w:proofErr w:type="spellEnd"/>
      <w:r w:rsidRPr="00534F6E">
        <w:rPr>
          <w:rFonts w:ascii="Times New Roman" w:hAnsi="Times New Roman" w:hint="eastAsia"/>
          <w:sz w:val="24"/>
          <w:szCs w:val="24"/>
        </w:rPr>
        <w:t>删除，或者清除浏览器缓存，否则数据是永远不会过期的</w:t>
      </w:r>
      <w:r>
        <w:rPr>
          <w:rFonts w:ascii="Times New Roman" w:hAnsi="Times New Roman" w:hint="eastAsia"/>
          <w:sz w:val="24"/>
          <w:szCs w:val="24"/>
        </w:rPr>
        <w:t>，且</w:t>
      </w:r>
      <w:proofErr w:type="spellStart"/>
      <w:r>
        <w:rPr>
          <w:rFonts w:ascii="Times New Roman" w:hAnsi="Times New Roman" w:hint="eastAsia"/>
          <w:sz w:val="24"/>
          <w:szCs w:val="24"/>
        </w:rPr>
        <w:t>localstorage</w:t>
      </w:r>
      <w:proofErr w:type="spellEnd"/>
      <w:r>
        <w:rPr>
          <w:rFonts w:ascii="Times New Roman" w:hAnsi="Times New Roman" w:hint="eastAsia"/>
          <w:sz w:val="24"/>
          <w:szCs w:val="24"/>
        </w:rPr>
        <w:t>可存储的内容更多</w:t>
      </w:r>
      <w:r w:rsidRPr="00534F6E">
        <w:rPr>
          <w:rFonts w:ascii="Times New Roman" w:hAnsi="Times New Roman" w:hint="eastAsia"/>
          <w:sz w:val="24"/>
          <w:szCs w:val="24"/>
        </w:rPr>
        <w:t>。</w:t>
      </w:r>
    </w:p>
    <w:p w14:paraId="31E0B8E1" w14:textId="76252C3D" w:rsidR="00534F6E" w:rsidRDefault="00534F6E" w:rsidP="002766CD">
      <w:pPr>
        <w:spacing w:beforeLines="80" w:before="249" w:afterLines="50" w:after="156" w:line="460" w:lineRule="exact"/>
        <w:jc w:val="center"/>
        <w:outlineLvl w:val="0"/>
        <w:rPr>
          <w:rFonts w:ascii="Times New Roman" w:eastAsia="楷体_GB2312" w:hAnsi="Times New Roman"/>
          <w:szCs w:val="24"/>
        </w:rPr>
      </w:pPr>
      <w:r>
        <w:rPr>
          <w:rFonts w:ascii="Times New Roman" w:hAnsi="Times New Roman"/>
          <w:sz w:val="24"/>
          <w:szCs w:val="24"/>
        </w:rPr>
        <w:br w:type="page"/>
      </w:r>
      <w:r>
        <w:rPr>
          <w:rFonts w:ascii="Times New Roman" w:eastAsia="黑体" w:hAnsi="Times New Roman"/>
          <w:b/>
          <w:sz w:val="36"/>
          <w:szCs w:val="36"/>
        </w:rPr>
        <w:lastRenderedPageBreak/>
        <w:t xml:space="preserve">  </w:t>
      </w:r>
      <w:bookmarkStart w:id="65" w:name="_Toc72610915"/>
      <w:r>
        <w:rPr>
          <w:rFonts w:ascii="Times New Roman" w:eastAsia="黑体" w:hAnsi="Times New Roman" w:hint="eastAsia"/>
          <w:b/>
          <w:sz w:val="36"/>
          <w:szCs w:val="36"/>
        </w:rPr>
        <w:t>第</w:t>
      </w:r>
      <w:r>
        <w:rPr>
          <w:rFonts w:ascii="Times New Roman" w:eastAsia="黑体" w:hAnsi="Times New Roman"/>
          <w:b/>
          <w:sz w:val="36"/>
          <w:szCs w:val="36"/>
        </w:rPr>
        <w:t>6</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系统测试</w:t>
      </w:r>
      <w:bookmarkEnd w:id="65"/>
    </w:p>
    <w:p w14:paraId="037622F9" w14:textId="1187D1FA" w:rsidR="00534F6E" w:rsidRPr="00534F6E" w:rsidRDefault="00534F6E" w:rsidP="00534F6E">
      <w:pPr>
        <w:spacing w:line="360" w:lineRule="auto"/>
        <w:outlineLvl w:val="1"/>
        <w:rPr>
          <w:rFonts w:ascii="Times New Roman" w:hAnsi="Times New Roman"/>
          <w:szCs w:val="24"/>
        </w:rPr>
      </w:pPr>
      <w:bookmarkStart w:id="66" w:name="_Toc72610916"/>
      <w:r>
        <w:rPr>
          <w:rFonts w:ascii="Times New Roman" w:hAnsi="Times New Roman"/>
          <w:b/>
          <w:sz w:val="28"/>
          <w:szCs w:val="28"/>
        </w:rPr>
        <w:t>6.1</w:t>
      </w:r>
      <w:r>
        <w:rPr>
          <w:rFonts w:ascii="Times New Roman" w:eastAsia="黑体" w:hAnsi="Times New Roman"/>
          <w:sz w:val="28"/>
          <w:szCs w:val="28"/>
        </w:rPr>
        <w:t xml:space="preserve"> </w:t>
      </w:r>
      <w:r>
        <w:rPr>
          <w:rFonts w:ascii="Times New Roman" w:eastAsia="黑体" w:hAnsi="Times New Roman" w:hint="eastAsia"/>
          <w:b/>
          <w:sz w:val="28"/>
          <w:szCs w:val="28"/>
        </w:rPr>
        <w:t>测试的原理和目的</w:t>
      </w:r>
      <w:bookmarkEnd w:id="66"/>
    </w:p>
    <w:p w14:paraId="15A02B07" w14:textId="4BFB52BC" w:rsidR="005F3244" w:rsidRPr="005F3244" w:rsidRDefault="00534F6E" w:rsidP="005F3244">
      <w:pPr>
        <w:widowControl/>
        <w:spacing w:line="360" w:lineRule="auto"/>
        <w:jc w:val="left"/>
        <w:rPr>
          <w:rFonts w:ascii="Times New Roman" w:hAnsi="Times New Roman"/>
          <w:sz w:val="24"/>
          <w:szCs w:val="24"/>
        </w:rPr>
      </w:pPr>
      <w:r>
        <w:rPr>
          <w:rFonts w:ascii="Times New Roman" w:hAnsi="Times New Roman"/>
          <w:sz w:val="24"/>
          <w:szCs w:val="24"/>
        </w:rPr>
        <w:tab/>
      </w:r>
      <w:r w:rsidR="005F3244" w:rsidRPr="005F3244">
        <w:rPr>
          <w:rFonts w:ascii="Times New Roman" w:hAnsi="Times New Roman" w:hint="eastAsia"/>
          <w:sz w:val="24"/>
          <w:szCs w:val="24"/>
        </w:rPr>
        <w:t>系统测试是将必须被测试的软件作为整个计算机系统的一个要素，结合硬件、外围设备、部分支持软件、数据和人员等系统和环境要素进行测试。它是一个提高软件的正确性、完整性、安全性和质量的过程，通过对可计算性理论（计算的一个分支）的一个简单的数学检验，得出如下结论：不可能完全解决所谓的“崩溃”，它是指一个计算机程序是否会进入死循环或命中并产生输出，换句话说，系统测试是一个修正或比较实际生产与预期生产的过程。</w:t>
      </w:r>
    </w:p>
    <w:p w14:paraId="77FAA8BC" w14:textId="03A1CE44" w:rsidR="005F3244" w:rsidRDefault="005F3244" w:rsidP="005F3244">
      <w:pPr>
        <w:widowControl/>
        <w:spacing w:line="360" w:lineRule="auto"/>
        <w:ind w:firstLine="420"/>
        <w:jc w:val="left"/>
        <w:rPr>
          <w:rFonts w:ascii="Times New Roman" w:hAnsi="Times New Roman"/>
          <w:sz w:val="24"/>
          <w:szCs w:val="24"/>
        </w:rPr>
      </w:pPr>
      <w:r w:rsidRPr="005F3244">
        <w:rPr>
          <w:rFonts w:ascii="Times New Roman" w:hAnsi="Times New Roman" w:hint="eastAsia"/>
          <w:sz w:val="24"/>
          <w:szCs w:val="24"/>
        </w:rPr>
        <w:t>系统测试的方法有很多种，但对复杂产品的有效测试不仅是一个研究过程，更是一个创设并严格遵循一些刚性步骤的大事，测试的定义之一是对被评估产品提出质疑的过程；这里的“问题”是测试者试图对产品做什么，产品对测试者脚本的行为做出反应。虽然大多数测试的智力过程不过是一次检查和一次检验，但“测试”一词意味着对产品的动态分析，程序的质量可以，而且通常，因系统而异；但一些公认的特征是共同的：可靠性、稳定性、便携性、易维护性和实用性。</w:t>
      </w:r>
    </w:p>
    <w:p w14:paraId="650853BD" w14:textId="09255355" w:rsidR="00534F6E" w:rsidRDefault="00534F6E" w:rsidP="005F3244">
      <w:pPr>
        <w:widowControl/>
        <w:spacing w:line="360" w:lineRule="auto"/>
        <w:ind w:firstLine="420"/>
        <w:jc w:val="left"/>
        <w:rPr>
          <w:rFonts w:ascii="Times New Roman" w:hAnsi="Times New Roman"/>
          <w:sz w:val="24"/>
          <w:szCs w:val="24"/>
        </w:rPr>
      </w:pPr>
      <w:r>
        <w:rPr>
          <w:rFonts w:ascii="Times New Roman" w:hAnsi="Times New Roman" w:hint="eastAsia"/>
          <w:sz w:val="24"/>
          <w:szCs w:val="24"/>
        </w:rPr>
        <w:t>本系统</w:t>
      </w:r>
      <w:r w:rsidR="00FE6B7D">
        <w:rPr>
          <w:rFonts w:ascii="Times New Roman" w:hAnsi="Times New Roman" w:hint="eastAsia"/>
          <w:sz w:val="24"/>
          <w:szCs w:val="24"/>
        </w:rPr>
        <w:t>在上线后直接面向用户，不仅对用户的体验要求较高，也对性能有着很高的要求，所以在本章节将着重对系统交互部分和性能进行系统测试。</w:t>
      </w:r>
    </w:p>
    <w:p w14:paraId="0E1CF451" w14:textId="652D3F69" w:rsidR="00FE6B7D" w:rsidRPr="00534F6E" w:rsidRDefault="00FE6B7D" w:rsidP="00FE6B7D">
      <w:pPr>
        <w:spacing w:line="360" w:lineRule="auto"/>
        <w:outlineLvl w:val="1"/>
        <w:rPr>
          <w:rFonts w:ascii="Times New Roman" w:hAnsi="Times New Roman"/>
          <w:szCs w:val="24"/>
        </w:rPr>
      </w:pPr>
      <w:bookmarkStart w:id="67" w:name="_Toc72610917"/>
      <w:r>
        <w:rPr>
          <w:rFonts w:ascii="Times New Roman" w:hAnsi="Times New Roman"/>
          <w:b/>
          <w:sz w:val="28"/>
          <w:szCs w:val="28"/>
        </w:rPr>
        <w:t>6.2</w:t>
      </w:r>
      <w:r>
        <w:rPr>
          <w:rFonts w:ascii="Times New Roman" w:eastAsia="黑体" w:hAnsi="Times New Roman"/>
          <w:sz w:val="28"/>
          <w:szCs w:val="28"/>
        </w:rPr>
        <w:t xml:space="preserve"> </w:t>
      </w:r>
      <w:r>
        <w:rPr>
          <w:rFonts w:ascii="Times New Roman" w:eastAsia="黑体" w:hAnsi="Times New Roman" w:hint="eastAsia"/>
          <w:b/>
          <w:sz w:val="28"/>
          <w:szCs w:val="28"/>
        </w:rPr>
        <w:t>测试方法</w:t>
      </w:r>
      <w:bookmarkEnd w:id="67"/>
    </w:p>
    <w:p w14:paraId="778EA595" w14:textId="10A784E1" w:rsidR="00FE6B7D" w:rsidRDefault="00FE6B7D" w:rsidP="00534F6E">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软件</w:t>
      </w:r>
      <w:r w:rsidRPr="00FE6B7D">
        <w:rPr>
          <w:rFonts w:ascii="Times New Roman" w:hAnsi="Times New Roman" w:hint="eastAsia"/>
          <w:sz w:val="24"/>
          <w:szCs w:val="24"/>
        </w:rPr>
        <w:t>测试一般分为黑盒测试</w:t>
      </w:r>
      <w:proofErr w:type="gramStart"/>
      <w:r w:rsidRPr="00FE6B7D">
        <w:rPr>
          <w:rFonts w:ascii="Times New Roman" w:hAnsi="Times New Roman" w:hint="eastAsia"/>
          <w:sz w:val="24"/>
          <w:szCs w:val="24"/>
        </w:rPr>
        <w:t>和白盒测试</w:t>
      </w:r>
      <w:proofErr w:type="gramEnd"/>
      <w:r w:rsidRPr="00FE6B7D">
        <w:rPr>
          <w:rFonts w:ascii="Times New Roman" w:hAnsi="Times New Roman" w:hint="eastAsia"/>
          <w:sz w:val="24"/>
          <w:szCs w:val="24"/>
        </w:rPr>
        <w:t>。</w:t>
      </w:r>
    </w:p>
    <w:p w14:paraId="5E2996A8" w14:textId="77777777" w:rsidR="005F3244" w:rsidRPr="005F3244" w:rsidRDefault="00FE6B7D" w:rsidP="005F3244">
      <w:pPr>
        <w:widowControl/>
        <w:spacing w:line="360" w:lineRule="auto"/>
        <w:jc w:val="left"/>
        <w:rPr>
          <w:rFonts w:ascii="Times New Roman" w:hAnsi="Times New Roman"/>
          <w:sz w:val="24"/>
          <w:szCs w:val="24"/>
        </w:rPr>
      </w:pPr>
      <w:r>
        <w:rPr>
          <w:rFonts w:ascii="Times New Roman" w:hAnsi="Times New Roman"/>
          <w:sz w:val="24"/>
          <w:szCs w:val="24"/>
        </w:rPr>
        <w:tab/>
      </w:r>
      <w:r w:rsidR="005F3244" w:rsidRPr="005F3244">
        <w:rPr>
          <w:rFonts w:ascii="Times New Roman" w:hAnsi="Times New Roman" w:hint="eastAsia"/>
          <w:sz w:val="24"/>
          <w:szCs w:val="24"/>
        </w:rPr>
        <w:t>黑盒测试：又称黑箱测试，是一种软件测试方法，用来测试应用程序的功能，而不是其内部结构或功能。测试人员不需要对应用程序代码有专门的知识，内部结构和编程语言。测试人员只需要知道系统应该做什么，即当输入特定的输入时，测试用例是根据应用系统应该执行的功能，按照规范或要求设计的，测试人员选择有效输入和无效输入来验证正确的输出，这种测试方法适用于大多数软件测试，作为集成测试和系统测试。</w:t>
      </w:r>
    </w:p>
    <w:p w14:paraId="7D9DADF3" w14:textId="291652E2" w:rsidR="00534F6E" w:rsidRDefault="005F3244" w:rsidP="005F3244">
      <w:pPr>
        <w:widowControl/>
        <w:spacing w:line="360" w:lineRule="auto"/>
        <w:ind w:firstLine="420"/>
        <w:jc w:val="left"/>
        <w:rPr>
          <w:rFonts w:ascii="Times New Roman" w:hAnsi="Times New Roman"/>
          <w:sz w:val="24"/>
          <w:szCs w:val="24"/>
        </w:rPr>
      </w:pPr>
      <w:proofErr w:type="gramStart"/>
      <w:r w:rsidRPr="005F3244">
        <w:rPr>
          <w:rFonts w:ascii="Times New Roman" w:hAnsi="Times New Roman" w:hint="eastAsia"/>
          <w:sz w:val="24"/>
          <w:szCs w:val="24"/>
        </w:rPr>
        <w:t>白盒测试</w:t>
      </w:r>
      <w:proofErr w:type="gramEnd"/>
      <w:r w:rsidRPr="005F3244">
        <w:rPr>
          <w:rFonts w:ascii="Times New Roman" w:hAnsi="Times New Roman" w:hint="eastAsia"/>
          <w:sz w:val="24"/>
          <w:szCs w:val="24"/>
        </w:rPr>
        <w:t>：又称透明盒测试、玻璃盒测试、结构测试等，是一种软件测试方法、内部结构测试或应用操作测试，</w:t>
      </w:r>
      <w:proofErr w:type="gramStart"/>
      <w:r w:rsidRPr="005F3244">
        <w:rPr>
          <w:rFonts w:ascii="Times New Roman" w:hAnsi="Times New Roman" w:hint="eastAsia"/>
          <w:sz w:val="24"/>
          <w:szCs w:val="24"/>
        </w:rPr>
        <w:t>在白盒测试</w:t>
      </w:r>
      <w:proofErr w:type="gramEnd"/>
      <w:r w:rsidRPr="005F3244">
        <w:rPr>
          <w:rFonts w:ascii="Times New Roman" w:hAnsi="Times New Roman" w:hint="eastAsia"/>
          <w:sz w:val="24"/>
          <w:szCs w:val="24"/>
        </w:rPr>
        <w:t>中，测试用例是从编程语言的角度设计的，测试者提供数据来验证程序中数据流的流动路径，并确定适当的输出，空盒测试可以应用于单元测试、集成测试和系统软件测试过程。它可以测试集成</w:t>
      </w:r>
      <w:r w:rsidRPr="005F3244">
        <w:rPr>
          <w:rFonts w:ascii="Times New Roman" w:hAnsi="Times New Roman" w:hint="eastAsia"/>
          <w:sz w:val="24"/>
          <w:szCs w:val="24"/>
        </w:rPr>
        <w:lastRenderedPageBreak/>
        <w:t>过程中各个单元之间的路径，也可以测试主系统和子系统，虽然这种测试方法可能会发现很多错误或问题，但可能无法检测到本专业中未使用的部分。</w:t>
      </w:r>
    </w:p>
    <w:p w14:paraId="5470D154" w14:textId="3A11DD33" w:rsidR="00FE6B7D" w:rsidRPr="00534F6E" w:rsidRDefault="00FE6B7D" w:rsidP="00FE6B7D">
      <w:pPr>
        <w:spacing w:line="360" w:lineRule="auto"/>
        <w:outlineLvl w:val="1"/>
        <w:rPr>
          <w:rFonts w:ascii="Times New Roman" w:hAnsi="Times New Roman"/>
          <w:szCs w:val="24"/>
        </w:rPr>
      </w:pPr>
      <w:bookmarkStart w:id="68" w:name="_Toc72610918"/>
      <w:r>
        <w:rPr>
          <w:rFonts w:ascii="Times New Roman" w:hAnsi="Times New Roman"/>
          <w:b/>
          <w:sz w:val="28"/>
          <w:szCs w:val="28"/>
        </w:rPr>
        <w:t>6.3</w:t>
      </w:r>
      <w:r>
        <w:rPr>
          <w:rFonts w:ascii="Times New Roman" w:eastAsia="黑体" w:hAnsi="Times New Roman"/>
          <w:sz w:val="28"/>
          <w:szCs w:val="28"/>
        </w:rPr>
        <w:t xml:space="preserve"> </w:t>
      </w:r>
      <w:r>
        <w:rPr>
          <w:rFonts w:ascii="Times New Roman" w:eastAsia="黑体" w:hAnsi="Times New Roman" w:hint="eastAsia"/>
          <w:b/>
          <w:sz w:val="28"/>
          <w:szCs w:val="28"/>
        </w:rPr>
        <w:t>测试实例</w:t>
      </w:r>
      <w:bookmarkEnd w:id="68"/>
    </w:p>
    <w:p w14:paraId="20A764F3" w14:textId="4F34E0EB" w:rsidR="004F4280" w:rsidRDefault="004F4280" w:rsidP="004F4280">
      <w:pPr>
        <w:spacing w:line="360" w:lineRule="auto"/>
        <w:outlineLvl w:val="2"/>
        <w:rPr>
          <w:rFonts w:ascii="Times New Roman" w:eastAsia="黑体" w:hAnsi="Times New Roman"/>
          <w:b/>
          <w:sz w:val="24"/>
          <w:szCs w:val="24"/>
        </w:rPr>
      </w:pPr>
      <w:bookmarkStart w:id="69" w:name="_Toc72610919"/>
      <w:r>
        <w:rPr>
          <w:rFonts w:ascii="Times New Roman" w:eastAsia="黑体" w:hAnsi="Times New Roman"/>
          <w:b/>
          <w:sz w:val="24"/>
          <w:szCs w:val="24"/>
        </w:rPr>
        <w:t>6.3.</w:t>
      </w:r>
      <w:r w:rsidR="00ED2019">
        <w:rPr>
          <w:rFonts w:ascii="Times New Roman" w:eastAsia="黑体" w:hAnsi="Times New Roman"/>
          <w:b/>
          <w:sz w:val="24"/>
          <w:szCs w:val="24"/>
        </w:rPr>
        <w:t>1</w:t>
      </w:r>
      <w:r>
        <w:rPr>
          <w:rFonts w:ascii="Times New Roman" w:eastAsia="黑体" w:hAnsi="Times New Roman"/>
          <w:sz w:val="24"/>
          <w:szCs w:val="24"/>
        </w:rPr>
        <w:t xml:space="preserve"> </w:t>
      </w:r>
      <w:r w:rsidR="00ED2019">
        <w:rPr>
          <w:rFonts w:ascii="Times New Roman" w:eastAsia="黑体" w:hAnsi="Times New Roman" w:hint="eastAsia"/>
          <w:b/>
          <w:sz w:val="24"/>
          <w:szCs w:val="24"/>
        </w:rPr>
        <w:t>用户登录</w:t>
      </w:r>
      <w:bookmarkEnd w:id="69"/>
    </w:p>
    <w:p w14:paraId="6E90F4A3" w14:textId="5E2EF3AA" w:rsidR="00534F6E" w:rsidRDefault="004F4280" w:rsidP="00534F6E">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29C3C4CE" w14:textId="32D91BA9" w:rsidR="004F4280" w:rsidRDefault="004F4280" w:rsidP="00534F6E">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w:t>
      </w:r>
      <w:r w:rsidR="00ED2019">
        <w:rPr>
          <w:rFonts w:ascii="Times New Roman" w:hAnsi="Times New Roman" w:hint="eastAsia"/>
          <w:sz w:val="24"/>
          <w:szCs w:val="24"/>
        </w:rPr>
        <w:t>输入正确的用户名、密码，是否登录成功</w:t>
      </w:r>
      <w:r>
        <w:rPr>
          <w:rFonts w:ascii="Times New Roman" w:hAnsi="Times New Roman" w:hint="eastAsia"/>
          <w:sz w:val="24"/>
          <w:szCs w:val="24"/>
        </w:rPr>
        <w:t>。</w:t>
      </w:r>
    </w:p>
    <w:p w14:paraId="504C6700" w14:textId="5D6A686B" w:rsidR="004F4280" w:rsidRDefault="004F4280" w:rsidP="00534F6E">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w:t>
      </w:r>
      <w:r w:rsidR="00ED2019">
        <w:rPr>
          <w:rFonts w:ascii="Times New Roman" w:hAnsi="Times New Roman" w:hint="eastAsia"/>
          <w:sz w:val="24"/>
          <w:szCs w:val="24"/>
        </w:rPr>
        <w:t>访客输入正确的用户名和密码。</w:t>
      </w:r>
    </w:p>
    <w:p w14:paraId="037C3341" w14:textId="5E66194A" w:rsidR="004F4280" w:rsidRDefault="004F4280" w:rsidP="00534F6E">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w:t>
      </w:r>
      <w:r w:rsidR="00ED2019">
        <w:rPr>
          <w:rFonts w:ascii="Times New Roman" w:hAnsi="Times New Roman" w:hint="eastAsia"/>
          <w:sz w:val="24"/>
          <w:szCs w:val="24"/>
        </w:rPr>
        <w:t>顶部导航区域显示昵称和头像。</w:t>
      </w:r>
    </w:p>
    <w:p w14:paraId="7934CE78" w14:textId="48168558" w:rsidR="004F4280" w:rsidRPr="004F4280" w:rsidRDefault="004F4280" w:rsidP="00534F6E">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r w:rsidR="00ED2019">
        <w:rPr>
          <w:rFonts w:ascii="Times New Roman" w:hAnsi="Times New Roman" w:hint="eastAsia"/>
          <w:sz w:val="24"/>
          <w:szCs w:val="24"/>
        </w:rPr>
        <w:t>。</w:t>
      </w:r>
    </w:p>
    <w:p w14:paraId="75D49CAE" w14:textId="121A9E47"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2</w:t>
      </w:r>
      <w:r>
        <w:rPr>
          <w:rFonts w:ascii="Times New Roman" w:hAnsi="Times New Roman" w:hint="eastAsia"/>
          <w:sz w:val="24"/>
          <w:szCs w:val="24"/>
        </w:rPr>
        <w:t>：</w:t>
      </w:r>
    </w:p>
    <w:p w14:paraId="788BBBD0" w14:textId="34336687"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w:t>
      </w:r>
      <w:r w:rsidR="00ED2019">
        <w:rPr>
          <w:rFonts w:ascii="Times New Roman" w:hAnsi="Times New Roman" w:hint="eastAsia"/>
          <w:sz w:val="24"/>
          <w:szCs w:val="24"/>
        </w:rPr>
        <w:t>输入错误的用户名、密码，是否登录成功</w:t>
      </w:r>
      <w:r>
        <w:rPr>
          <w:rFonts w:ascii="Times New Roman" w:hAnsi="Times New Roman" w:hint="eastAsia"/>
          <w:sz w:val="24"/>
          <w:szCs w:val="24"/>
        </w:rPr>
        <w:t>。</w:t>
      </w:r>
    </w:p>
    <w:p w14:paraId="23B11D77" w14:textId="44DDF58B"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w:t>
      </w:r>
      <w:r w:rsidR="00ED2019">
        <w:rPr>
          <w:rFonts w:ascii="Times New Roman" w:hAnsi="Times New Roman" w:hint="eastAsia"/>
          <w:sz w:val="24"/>
          <w:szCs w:val="24"/>
        </w:rPr>
        <w:t>访客输入错误的用户名和密码。</w:t>
      </w:r>
    </w:p>
    <w:p w14:paraId="5CC41E4B" w14:textId="4355D234"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w:t>
      </w:r>
      <w:r w:rsidR="00ED2019">
        <w:rPr>
          <w:rFonts w:ascii="Times New Roman" w:hAnsi="Times New Roman" w:hint="eastAsia"/>
          <w:sz w:val="24"/>
          <w:szCs w:val="24"/>
        </w:rPr>
        <w:t>提示用户名或密码错误。</w:t>
      </w:r>
    </w:p>
    <w:p w14:paraId="6ACB08B2" w14:textId="001D3E63"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r w:rsidR="00ED2019">
        <w:rPr>
          <w:rFonts w:ascii="Times New Roman" w:hAnsi="Times New Roman" w:hint="eastAsia"/>
          <w:sz w:val="24"/>
          <w:szCs w:val="24"/>
        </w:rPr>
        <w:t>。</w:t>
      </w:r>
    </w:p>
    <w:p w14:paraId="78CBC3C2" w14:textId="7A05DE7D" w:rsidR="00ED2019" w:rsidRDefault="00ED2019" w:rsidP="00ED2019">
      <w:pPr>
        <w:spacing w:line="360" w:lineRule="auto"/>
        <w:outlineLvl w:val="2"/>
        <w:rPr>
          <w:rFonts w:ascii="Times New Roman" w:eastAsia="黑体" w:hAnsi="Times New Roman"/>
          <w:b/>
          <w:sz w:val="24"/>
          <w:szCs w:val="24"/>
        </w:rPr>
      </w:pPr>
      <w:bookmarkStart w:id="70" w:name="_Toc72610920"/>
      <w:r>
        <w:rPr>
          <w:rFonts w:ascii="Times New Roman" w:eastAsia="黑体" w:hAnsi="Times New Roman"/>
          <w:b/>
          <w:sz w:val="24"/>
          <w:szCs w:val="24"/>
        </w:rPr>
        <w:t>6.3.2</w:t>
      </w:r>
      <w:r>
        <w:rPr>
          <w:rFonts w:ascii="Times New Roman" w:eastAsia="黑体" w:hAnsi="Times New Roman"/>
          <w:sz w:val="24"/>
          <w:szCs w:val="24"/>
        </w:rPr>
        <w:t xml:space="preserve"> </w:t>
      </w:r>
      <w:r>
        <w:rPr>
          <w:rFonts w:ascii="Times New Roman" w:eastAsia="黑体" w:hAnsi="Times New Roman" w:hint="eastAsia"/>
          <w:b/>
          <w:sz w:val="24"/>
          <w:szCs w:val="24"/>
        </w:rPr>
        <w:t>自动登录</w:t>
      </w:r>
      <w:bookmarkEnd w:id="70"/>
    </w:p>
    <w:p w14:paraId="3C21DD8B"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7A3CDEE8"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测试内容：用户已经登录网站，下次进入是否会自动登录。</w:t>
      </w:r>
    </w:p>
    <w:p w14:paraId="0C405A14"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操作：用户退出浏览器，重新进入网站。</w:t>
      </w:r>
    </w:p>
    <w:p w14:paraId="1BCC650B"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结果：无需输入密码，自动登录。</w:t>
      </w:r>
    </w:p>
    <w:p w14:paraId="0B4D1E2E" w14:textId="77777777" w:rsidR="00ED2019" w:rsidRPr="004F4280"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288B939E"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2</w:t>
      </w:r>
      <w:r>
        <w:rPr>
          <w:rFonts w:ascii="Times New Roman" w:hAnsi="Times New Roman" w:hint="eastAsia"/>
          <w:sz w:val="24"/>
          <w:szCs w:val="24"/>
        </w:rPr>
        <w:t>：</w:t>
      </w:r>
    </w:p>
    <w:p w14:paraId="0DAAE420"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测试内容：用户在登录后退出账号，下次进入是否会自动登录。</w:t>
      </w:r>
    </w:p>
    <w:p w14:paraId="6FFE5D4A"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操作：用户退出账号，再关闭浏览器，重新进入网站。</w:t>
      </w:r>
    </w:p>
    <w:p w14:paraId="0C4DCC88"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结果：没有自动登录。</w:t>
      </w:r>
    </w:p>
    <w:p w14:paraId="7CEF0625" w14:textId="2E0F866D" w:rsidR="00ED2019" w:rsidRPr="00ED2019" w:rsidRDefault="00ED2019"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2817416C" w14:textId="6C71B653" w:rsidR="004F4280" w:rsidRDefault="004F4280" w:rsidP="004F4280">
      <w:pPr>
        <w:spacing w:line="360" w:lineRule="auto"/>
        <w:outlineLvl w:val="2"/>
        <w:rPr>
          <w:rFonts w:ascii="Times New Roman" w:eastAsia="黑体" w:hAnsi="Times New Roman"/>
          <w:b/>
          <w:sz w:val="24"/>
          <w:szCs w:val="24"/>
        </w:rPr>
      </w:pPr>
      <w:bookmarkStart w:id="71" w:name="_Toc72610921"/>
      <w:r>
        <w:rPr>
          <w:rFonts w:ascii="Times New Roman" w:eastAsia="黑体" w:hAnsi="Times New Roman"/>
          <w:b/>
          <w:sz w:val="24"/>
          <w:szCs w:val="24"/>
        </w:rPr>
        <w:t>6.3.</w:t>
      </w:r>
      <w:r w:rsidR="00ED2019">
        <w:rPr>
          <w:rFonts w:ascii="Times New Roman" w:eastAsia="黑体" w:hAnsi="Times New Roman"/>
          <w:b/>
          <w:sz w:val="24"/>
          <w:szCs w:val="24"/>
        </w:rPr>
        <w:t>3</w:t>
      </w:r>
      <w:r>
        <w:rPr>
          <w:rFonts w:ascii="Times New Roman" w:eastAsia="黑体" w:hAnsi="Times New Roman"/>
          <w:sz w:val="24"/>
          <w:szCs w:val="24"/>
        </w:rPr>
        <w:t xml:space="preserve"> </w:t>
      </w:r>
      <w:r>
        <w:rPr>
          <w:rFonts w:ascii="Times New Roman" w:eastAsia="黑体" w:hAnsi="Times New Roman" w:hint="eastAsia"/>
          <w:b/>
          <w:sz w:val="24"/>
          <w:szCs w:val="24"/>
        </w:rPr>
        <w:t>发布文章</w:t>
      </w:r>
      <w:bookmarkEnd w:id="71"/>
    </w:p>
    <w:p w14:paraId="1F359FC8" w14:textId="77777777"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673F836F" w14:textId="52A31928"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w:t>
      </w:r>
      <w:r w:rsidR="00ED2019">
        <w:rPr>
          <w:rFonts w:ascii="Times New Roman" w:hAnsi="Times New Roman" w:hint="eastAsia"/>
          <w:sz w:val="24"/>
          <w:szCs w:val="24"/>
        </w:rPr>
        <w:t>访客</w:t>
      </w:r>
      <w:r>
        <w:rPr>
          <w:rFonts w:ascii="Times New Roman" w:hAnsi="Times New Roman" w:hint="eastAsia"/>
          <w:sz w:val="24"/>
          <w:szCs w:val="24"/>
        </w:rPr>
        <w:t>是否可以进入文章发布页面。</w:t>
      </w:r>
    </w:p>
    <w:p w14:paraId="0AA239FB" w14:textId="715D9498"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w:t>
      </w:r>
      <w:r w:rsidR="00ED2019">
        <w:rPr>
          <w:rFonts w:ascii="Times New Roman" w:hAnsi="Times New Roman" w:hint="eastAsia"/>
          <w:sz w:val="24"/>
          <w:szCs w:val="24"/>
        </w:rPr>
        <w:t>未登录的访客点击社区页面的“发布内容”。</w:t>
      </w:r>
    </w:p>
    <w:p w14:paraId="0C9700F1" w14:textId="616C8104"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lastRenderedPageBreak/>
        <w:tab/>
      </w:r>
      <w:r>
        <w:rPr>
          <w:rFonts w:ascii="Times New Roman" w:hAnsi="Times New Roman" w:hint="eastAsia"/>
          <w:sz w:val="24"/>
          <w:szCs w:val="24"/>
        </w:rPr>
        <w:t>结果：</w:t>
      </w:r>
      <w:r w:rsidR="00ED2019">
        <w:rPr>
          <w:rFonts w:ascii="Times New Roman" w:hAnsi="Times New Roman" w:hint="eastAsia"/>
          <w:sz w:val="24"/>
          <w:szCs w:val="24"/>
        </w:rPr>
        <w:t>弹出未登录提示，并自动跳往登录页面。</w:t>
      </w:r>
    </w:p>
    <w:p w14:paraId="180BDE37" w14:textId="6B8BA32D" w:rsidR="004F4280" w:rsidRP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r w:rsidR="00ED2019">
        <w:rPr>
          <w:rFonts w:ascii="Times New Roman" w:hAnsi="Times New Roman" w:hint="eastAsia"/>
          <w:sz w:val="24"/>
          <w:szCs w:val="24"/>
        </w:rPr>
        <w:t>。</w:t>
      </w:r>
    </w:p>
    <w:p w14:paraId="1A58B475" w14:textId="77777777"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2</w:t>
      </w:r>
      <w:r>
        <w:rPr>
          <w:rFonts w:ascii="Times New Roman" w:hAnsi="Times New Roman" w:hint="eastAsia"/>
          <w:sz w:val="24"/>
          <w:szCs w:val="24"/>
        </w:rPr>
        <w:t>：</w:t>
      </w:r>
    </w:p>
    <w:p w14:paraId="580FA320" w14:textId="5960EAD6"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w:t>
      </w:r>
      <w:r w:rsidR="00ED2019">
        <w:rPr>
          <w:rFonts w:ascii="Times New Roman" w:hAnsi="Times New Roman" w:hint="eastAsia"/>
          <w:sz w:val="24"/>
          <w:szCs w:val="24"/>
        </w:rPr>
        <w:t>测试用户是否可以发布文章</w:t>
      </w:r>
      <w:r>
        <w:rPr>
          <w:rFonts w:ascii="Times New Roman" w:hAnsi="Times New Roman" w:hint="eastAsia"/>
          <w:sz w:val="24"/>
          <w:szCs w:val="24"/>
        </w:rPr>
        <w:t>。</w:t>
      </w:r>
    </w:p>
    <w:p w14:paraId="6AF1EC6C" w14:textId="338B79EE"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w:t>
      </w:r>
      <w:r w:rsidR="00ED2019">
        <w:rPr>
          <w:rFonts w:ascii="Times New Roman" w:hAnsi="Times New Roman" w:hint="eastAsia"/>
          <w:sz w:val="24"/>
          <w:szCs w:val="24"/>
        </w:rPr>
        <w:t>选择文章类型，输入标题和内容并发布。</w:t>
      </w:r>
    </w:p>
    <w:p w14:paraId="5E07D75B" w14:textId="3526B926"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w:t>
      </w:r>
      <w:r w:rsidR="00ED2019">
        <w:rPr>
          <w:rFonts w:ascii="Times New Roman" w:hAnsi="Times New Roman" w:hint="eastAsia"/>
          <w:sz w:val="24"/>
          <w:szCs w:val="24"/>
        </w:rPr>
        <w:t>提示发布成功，并跳往文章详情页面。</w:t>
      </w:r>
    </w:p>
    <w:p w14:paraId="6DDD9C17" w14:textId="6D2E7B27" w:rsidR="004F4280" w:rsidRDefault="004F4280" w:rsidP="004F4280">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r w:rsidR="00ED2019">
        <w:rPr>
          <w:rFonts w:ascii="Times New Roman" w:hAnsi="Times New Roman" w:hint="eastAsia"/>
          <w:sz w:val="24"/>
          <w:szCs w:val="24"/>
        </w:rPr>
        <w:t>。</w:t>
      </w:r>
    </w:p>
    <w:p w14:paraId="2B3777F0" w14:textId="77777777" w:rsidR="00104AF6" w:rsidRPr="004F4280" w:rsidRDefault="00104AF6" w:rsidP="004F4280">
      <w:pPr>
        <w:widowControl/>
        <w:spacing w:line="360" w:lineRule="auto"/>
        <w:jc w:val="left"/>
        <w:rPr>
          <w:rFonts w:ascii="Times New Roman" w:hAnsi="Times New Roman"/>
          <w:sz w:val="24"/>
          <w:szCs w:val="24"/>
        </w:rPr>
      </w:pPr>
    </w:p>
    <w:p w14:paraId="54B44DA5" w14:textId="2C547AF2" w:rsidR="00ED2019" w:rsidRDefault="00ED2019" w:rsidP="00ED2019">
      <w:pPr>
        <w:spacing w:line="360" w:lineRule="auto"/>
        <w:outlineLvl w:val="2"/>
        <w:rPr>
          <w:rFonts w:ascii="Times New Roman" w:eastAsia="黑体" w:hAnsi="Times New Roman"/>
          <w:b/>
          <w:sz w:val="24"/>
          <w:szCs w:val="24"/>
        </w:rPr>
      </w:pPr>
      <w:bookmarkStart w:id="72" w:name="_Toc72610922"/>
      <w:r>
        <w:rPr>
          <w:rFonts w:ascii="Times New Roman" w:eastAsia="黑体" w:hAnsi="Times New Roman"/>
          <w:b/>
          <w:sz w:val="24"/>
          <w:szCs w:val="24"/>
        </w:rPr>
        <w:t>6.3.4</w:t>
      </w:r>
      <w:r>
        <w:rPr>
          <w:rFonts w:ascii="Times New Roman" w:eastAsia="黑体" w:hAnsi="Times New Roman"/>
          <w:sz w:val="24"/>
          <w:szCs w:val="24"/>
        </w:rPr>
        <w:t xml:space="preserve"> </w:t>
      </w:r>
      <w:r>
        <w:rPr>
          <w:rFonts w:ascii="Times New Roman" w:eastAsia="黑体" w:hAnsi="Times New Roman" w:hint="eastAsia"/>
          <w:b/>
          <w:sz w:val="24"/>
          <w:szCs w:val="24"/>
        </w:rPr>
        <w:t>发表评论</w:t>
      </w:r>
      <w:bookmarkEnd w:id="72"/>
    </w:p>
    <w:p w14:paraId="241394BA"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1E3D589F" w14:textId="4AC91B82"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测试内容：测试访客是否可以评论文章。</w:t>
      </w:r>
    </w:p>
    <w:p w14:paraId="327D9651" w14:textId="7A7B0100"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操作：未登录的访客在文章</w:t>
      </w:r>
      <w:proofErr w:type="gramStart"/>
      <w:r>
        <w:rPr>
          <w:rFonts w:ascii="Times New Roman" w:hAnsi="Times New Roman" w:hint="eastAsia"/>
          <w:sz w:val="24"/>
          <w:szCs w:val="24"/>
        </w:rPr>
        <w:t>评论区</w:t>
      </w:r>
      <w:proofErr w:type="gramEnd"/>
      <w:r>
        <w:rPr>
          <w:rFonts w:ascii="Times New Roman" w:hAnsi="Times New Roman" w:hint="eastAsia"/>
          <w:sz w:val="24"/>
          <w:szCs w:val="24"/>
        </w:rPr>
        <w:t>进行评论。</w:t>
      </w:r>
    </w:p>
    <w:p w14:paraId="16FC7101" w14:textId="5BE25303"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结果：弹出未登录提示。</w:t>
      </w:r>
    </w:p>
    <w:p w14:paraId="6D87E317" w14:textId="77777777" w:rsidR="00ED2019" w:rsidRPr="004F4280"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111FDE3F" w14:textId="7777777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2</w:t>
      </w:r>
      <w:r>
        <w:rPr>
          <w:rFonts w:ascii="Times New Roman" w:hAnsi="Times New Roman" w:hint="eastAsia"/>
          <w:sz w:val="24"/>
          <w:szCs w:val="24"/>
        </w:rPr>
        <w:t>：</w:t>
      </w:r>
    </w:p>
    <w:p w14:paraId="0E9DD827" w14:textId="520C9039"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测试内容：测试用户是否可以评论文章。</w:t>
      </w:r>
    </w:p>
    <w:p w14:paraId="587A0BA9" w14:textId="6E02EFA0"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操作：用户在文章</w:t>
      </w:r>
      <w:proofErr w:type="gramStart"/>
      <w:r w:rsidR="00104AF6">
        <w:rPr>
          <w:rFonts w:ascii="Times New Roman" w:hAnsi="Times New Roman" w:hint="eastAsia"/>
          <w:sz w:val="24"/>
          <w:szCs w:val="24"/>
        </w:rPr>
        <w:t>评论区</w:t>
      </w:r>
      <w:proofErr w:type="gramEnd"/>
      <w:r w:rsidR="00104AF6">
        <w:rPr>
          <w:rFonts w:ascii="Times New Roman" w:hAnsi="Times New Roman" w:hint="eastAsia"/>
          <w:sz w:val="24"/>
          <w:szCs w:val="24"/>
        </w:rPr>
        <w:t>进行评论</w:t>
      </w:r>
      <w:r>
        <w:rPr>
          <w:rFonts w:ascii="Times New Roman" w:hAnsi="Times New Roman" w:hint="eastAsia"/>
          <w:sz w:val="24"/>
          <w:szCs w:val="24"/>
        </w:rPr>
        <w:t>。</w:t>
      </w:r>
    </w:p>
    <w:p w14:paraId="5D1E34C6" w14:textId="49860983"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结果：提示发布成功，</w:t>
      </w:r>
      <w:proofErr w:type="gramStart"/>
      <w:r w:rsidR="00104AF6">
        <w:rPr>
          <w:rFonts w:ascii="Times New Roman" w:hAnsi="Times New Roman" w:hint="eastAsia"/>
          <w:sz w:val="24"/>
          <w:szCs w:val="24"/>
        </w:rPr>
        <w:t>评论区显示刚</w:t>
      </w:r>
      <w:proofErr w:type="gramEnd"/>
      <w:r w:rsidR="00104AF6">
        <w:rPr>
          <w:rFonts w:ascii="Times New Roman" w:hAnsi="Times New Roman" w:hint="eastAsia"/>
          <w:sz w:val="24"/>
          <w:szCs w:val="24"/>
        </w:rPr>
        <w:t>发表的评论</w:t>
      </w:r>
      <w:r>
        <w:rPr>
          <w:rFonts w:ascii="Times New Roman" w:hAnsi="Times New Roman" w:hint="eastAsia"/>
          <w:sz w:val="24"/>
          <w:szCs w:val="24"/>
        </w:rPr>
        <w:t>。</w:t>
      </w:r>
    </w:p>
    <w:p w14:paraId="6ADB7CB9" w14:textId="0A00F3E7" w:rsidR="00ED2019" w:rsidRDefault="00ED2019" w:rsidP="00ED201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6199A3DB" w14:textId="77777777" w:rsidR="00104AF6" w:rsidRPr="004F4280" w:rsidRDefault="00104AF6" w:rsidP="00ED2019">
      <w:pPr>
        <w:widowControl/>
        <w:spacing w:line="360" w:lineRule="auto"/>
        <w:jc w:val="left"/>
        <w:rPr>
          <w:rFonts w:ascii="Times New Roman" w:hAnsi="Times New Roman"/>
          <w:sz w:val="24"/>
          <w:szCs w:val="24"/>
        </w:rPr>
      </w:pPr>
    </w:p>
    <w:p w14:paraId="50E2C09F" w14:textId="71600E72" w:rsidR="00104AF6" w:rsidRDefault="00104AF6" w:rsidP="00104AF6">
      <w:pPr>
        <w:spacing w:line="360" w:lineRule="auto"/>
        <w:outlineLvl w:val="2"/>
        <w:rPr>
          <w:rFonts w:ascii="Times New Roman" w:eastAsia="黑体" w:hAnsi="Times New Roman"/>
          <w:b/>
          <w:sz w:val="24"/>
          <w:szCs w:val="24"/>
        </w:rPr>
      </w:pPr>
      <w:bookmarkStart w:id="73" w:name="_Toc72610923"/>
      <w:r>
        <w:rPr>
          <w:rFonts w:ascii="Times New Roman" w:eastAsia="黑体" w:hAnsi="Times New Roman"/>
          <w:b/>
          <w:sz w:val="24"/>
          <w:szCs w:val="24"/>
        </w:rPr>
        <w:t>6.3.5</w:t>
      </w:r>
      <w:r>
        <w:rPr>
          <w:rFonts w:ascii="Times New Roman" w:eastAsia="黑体" w:hAnsi="Times New Roman"/>
          <w:sz w:val="24"/>
          <w:szCs w:val="24"/>
        </w:rPr>
        <w:t xml:space="preserve"> </w:t>
      </w:r>
      <w:r>
        <w:rPr>
          <w:rFonts w:ascii="Times New Roman" w:eastAsia="黑体" w:hAnsi="Times New Roman" w:hint="eastAsia"/>
          <w:b/>
          <w:sz w:val="24"/>
          <w:szCs w:val="24"/>
        </w:rPr>
        <w:t>分类查看社区文章</w:t>
      </w:r>
      <w:bookmarkEnd w:id="73"/>
    </w:p>
    <w:p w14:paraId="129D023E" w14:textId="1628A833"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测试内容：测试根据查询条件是否可以查看对应文章。</w:t>
      </w:r>
    </w:p>
    <w:p w14:paraId="2C6BB7DA" w14:textId="299F7861"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操作：查看一个月内按评分排序的文章列表。</w:t>
      </w:r>
    </w:p>
    <w:p w14:paraId="3B78E9EE" w14:textId="3DA8D661"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结果：文章列举成功。</w:t>
      </w:r>
    </w:p>
    <w:p w14:paraId="14B55574" w14:textId="4012EC19" w:rsidR="00104AF6" w:rsidRPr="004F4280"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1B194F4B" w14:textId="1D05870B" w:rsidR="00FE6B7D" w:rsidRPr="004F4280" w:rsidRDefault="00FE6B7D" w:rsidP="00534F6E">
      <w:pPr>
        <w:widowControl/>
        <w:spacing w:line="360" w:lineRule="auto"/>
        <w:jc w:val="left"/>
        <w:rPr>
          <w:rFonts w:ascii="Times New Roman" w:hAnsi="Times New Roman"/>
          <w:sz w:val="24"/>
          <w:szCs w:val="24"/>
        </w:rPr>
      </w:pPr>
    </w:p>
    <w:p w14:paraId="4CFDE851" w14:textId="09D538CB" w:rsidR="00104AF6" w:rsidRDefault="00104AF6" w:rsidP="00104AF6">
      <w:pPr>
        <w:spacing w:line="360" w:lineRule="auto"/>
        <w:outlineLvl w:val="2"/>
        <w:rPr>
          <w:rFonts w:ascii="Times New Roman" w:eastAsia="黑体" w:hAnsi="Times New Roman"/>
          <w:b/>
          <w:sz w:val="24"/>
          <w:szCs w:val="24"/>
        </w:rPr>
      </w:pPr>
      <w:bookmarkStart w:id="74" w:name="_Toc72610924"/>
      <w:r>
        <w:rPr>
          <w:rFonts w:ascii="Times New Roman" w:eastAsia="黑体" w:hAnsi="Times New Roman"/>
          <w:b/>
          <w:sz w:val="24"/>
          <w:szCs w:val="24"/>
        </w:rPr>
        <w:t>6.3.6</w:t>
      </w:r>
      <w:r>
        <w:rPr>
          <w:rFonts w:ascii="Times New Roman" w:eastAsia="黑体" w:hAnsi="Times New Roman"/>
          <w:sz w:val="24"/>
          <w:szCs w:val="24"/>
        </w:rPr>
        <w:t xml:space="preserve"> </w:t>
      </w:r>
      <w:r>
        <w:rPr>
          <w:rFonts w:ascii="Times New Roman" w:eastAsia="黑体" w:hAnsi="Times New Roman" w:hint="eastAsia"/>
          <w:b/>
          <w:sz w:val="24"/>
          <w:szCs w:val="24"/>
        </w:rPr>
        <w:t>删除文章或评论</w:t>
      </w:r>
      <w:bookmarkEnd w:id="74"/>
    </w:p>
    <w:p w14:paraId="43C63F32" w14:textId="77777777"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27733DDA" w14:textId="2B1F256F"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测试内容：测试访客是否可以删除文章或评论。</w:t>
      </w:r>
    </w:p>
    <w:p w14:paraId="0B18A220" w14:textId="65B71087"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lastRenderedPageBreak/>
        <w:tab/>
      </w:r>
      <w:r>
        <w:rPr>
          <w:rFonts w:ascii="Times New Roman" w:hAnsi="Times New Roman" w:hint="eastAsia"/>
          <w:sz w:val="24"/>
          <w:szCs w:val="24"/>
        </w:rPr>
        <w:t>操作：未登录的访客在进入文章详情页。</w:t>
      </w:r>
    </w:p>
    <w:p w14:paraId="4B105581" w14:textId="6BF4EB13"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结果：不显示删除按钮。</w:t>
      </w:r>
    </w:p>
    <w:p w14:paraId="4CAD1253" w14:textId="77777777" w:rsidR="00104AF6" w:rsidRPr="004F4280"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26A4D98A" w14:textId="77777777"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2</w:t>
      </w:r>
      <w:r>
        <w:rPr>
          <w:rFonts w:ascii="Times New Roman" w:hAnsi="Times New Roman" w:hint="eastAsia"/>
          <w:sz w:val="24"/>
          <w:szCs w:val="24"/>
        </w:rPr>
        <w:t>：</w:t>
      </w:r>
    </w:p>
    <w:p w14:paraId="1D3A3F61" w14:textId="202FF7EC"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w:t>
      </w:r>
      <w:proofErr w:type="gramStart"/>
      <w:r>
        <w:rPr>
          <w:rFonts w:ascii="Times New Roman" w:hAnsi="Times New Roman" w:hint="eastAsia"/>
          <w:sz w:val="24"/>
          <w:szCs w:val="24"/>
        </w:rPr>
        <w:t>测试非文章</w:t>
      </w:r>
      <w:proofErr w:type="gramEnd"/>
      <w:r>
        <w:rPr>
          <w:rFonts w:ascii="Times New Roman" w:hAnsi="Times New Roman" w:hint="eastAsia"/>
          <w:sz w:val="24"/>
          <w:szCs w:val="24"/>
        </w:rPr>
        <w:t>或评论的发布人是否可以进行删除。</w:t>
      </w:r>
    </w:p>
    <w:p w14:paraId="5E9E2136" w14:textId="4DF1BD48"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w:t>
      </w:r>
      <w:proofErr w:type="gramStart"/>
      <w:r>
        <w:rPr>
          <w:rFonts w:ascii="Times New Roman" w:hAnsi="Times New Roman" w:hint="eastAsia"/>
          <w:sz w:val="24"/>
          <w:szCs w:val="24"/>
        </w:rPr>
        <w:t>非文章</w:t>
      </w:r>
      <w:proofErr w:type="gramEnd"/>
      <w:r>
        <w:rPr>
          <w:rFonts w:ascii="Times New Roman" w:hAnsi="Times New Roman" w:hint="eastAsia"/>
          <w:sz w:val="24"/>
          <w:szCs w:val="24"/>
        </w:rPr>
        <w:t>或评论的发布人进入文章详情页。</w:t>
      </w:r>
    </w:p>
    <w:p w14:paraId="736CFE90" w14:textId="499821E9"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结果：不显示删除按钮。</w:t>
      </w:r>
    </w:p>
    <w:p w14:paraId="376ED45F" w14:textId="77777777"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74514BFE" w14:textId="2E07DAA5"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3</w:t>
      </w:r>
      <w:r>
        <w:rPr>
          <w:rFonts w:ascii="Times New Roman" w:hAnsi="Times New Roman" w:hint="eastAsia"/>
          <w:sz w:val="24"/>
          <w:szCs w:val="24"/>
        </w:rPr>
        <w:t>：</w:t>
      </w:r>
    </w:p>
    <w:p w14:paraId="6DDD395F" w14:textId="331A9993"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测试内容：测试文章或评论的发布人是否可以进行删除。</w:t>
      </w:r>
    </w:p>
    <w:p w14:paraId="5AEED324" w14:textId="4BBD58A2"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操作：文章或评论的发布人进入文章详情</w:t>
      </w:r>
      <w:proofErr w:type="gramStart"/>
      <w:r>
        <w:rPr>
          <w:rFonts w:ascii="Times New Roman" w:hAnsi="Times New Roman" w:hint="eastAsia"/>
          <w:sz w:val="24"/>
          <w:szCs w:val="24"/>
        </w:rPr>
        <w:t>页进行</w:t>
      </w:r>
      <w:proofErr w:type="gramEnd"/>
      <w:r>
        <w:rPr>
          <w:rFonts w:ascii="Times New Roman" w:hAnsi="Times New Roman" w:hint="eastAsia"/>
          <w:sz w:val="24"/>
          <w:szCs w:val="24"/>
        </w:rPr>
        <w:t>删除。</w:t>
      </w:r>
    </w:p>
    <w:p w14:paraId="1726FFFF" w14:textId="6A9B7BAE"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结果：文章的发布人可以删除文章以及文章下的所有评论，</w:t>
      </w:r>
      <w:r w:rsidR="001C63F9">
        <w:rPr>
          <w:rFonts w:ascii="Times New Roman" w:hAnsi="Times New Roman" w:hint="eastAsia"/>
          <w:sz w:val="24"/>
          <w:szCs w:val="24"/>
        </w:rPr>
        <w:t>评论的发布人可以删除自己的评论以及自己评论下的子评论</w:t>
      </w:r>
      <w:r>
        <w:rPr>
          <w:rFonts w:ascii="Times New Roman" w:hAnsi="Times New Roman" w:hint="eastAsia"/>
          <w:sz w:val="24"/>
          <w:szCs w:val="24"/>
        </w:rPr>
        <w:t>。</w:t>
      </w:r>
    </w:p>
    <w:p w14:paraId="4E378D09" w14:textId="77777777"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442A8356" w14:textId="02CA8A52"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sidR="001C63F9">
        <w:rPr>
          <w:rFonts w:ascii="Times New Roman" w:hAnsi="Times New Roman"/>
          <w:sz w:val="24"/>
          <w:szCs w:val="24"/>
        </w:rPr>
        <w:t>4</w:t>
      </w:r>
      <w:r>
        <w:rPr>
          <w:rFonts w:ascii="Times New Roman" w:hAnsi="Times New Roman" w:hint="eastAsia"/>
          <w:sz w:val="24"/>
          <w:szCs w:val="24"/>
        </w:rPr>
        <w:t>：</w:t>
      </w:r>
    </w:p>
    <w:p w14:paraId="2DFD57C1" w14:textId="593E142A"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w:t>
      </w:r>
      <w:r w:rsidR="001C63F9">
        <w:rPr>
          <w:rFonts w:ascii="Times New Roman" w:hAnsi="Times New Roman" w:hint="eastAsia"/>
          <w:sz w:val="24"/>
          <w:szCs w:val="24"/>
        </w:rPr>
        <w:t>测试管理员</w:t>
      </w:r>
      <w:r>
        <w:rPr>
          <w:rFonts w:ascii="Times New Roman" w:hAnsi="Times New Roman" w:hint="eastAsia"/>
          <w:sz w:val="24"/>
          <w:szCs w:val="24"/>
        </w:rPr>
        <w:t>是否可以删除</w:t>
      </w:r>
      <w:r w:rsidR="001C63F9">
        <w:rPr>
          <w:rFonts w:ascii="Times New Roman" w:hAnsi="Times New Roman" w:hint="eastAsia"/>
          <w:sz w:val="24"/>
          <w:szCs w:val="24"/>
        </w:rPr>
        <w:t>文章或评论</w:t>
      </w:r>
      <w:r>
        <w:rPr>
          <w:rFonts w:ascii="Times New Roman" w:hAnsi="Times New Roman" w:hint="eastAsia"/>
          <w:sz w:val="24"/>
          <w:szCs w:val="24"/>
        </w:rPr>
        <w:t>。</w:t>
      </w:r>
    </w:p>
    <w:p w14:paraId="6B1C54F6" w14:textId="77E0884E"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w:t>
      </w:r>
      <w:r w:rsidR="001C63F9">
        <w:rPr>
          <w:rFonts w:ascii="Times New Roman" w:hAnsi="Times New Roman" w:hint="eastAsia"/>
          <w:sz w:val="24"/>
          <w:szCs w:val="24"/>
        </w:rPr>
        <w:t>管理员</w:t>
      </w:r>
      <w:r>
        <w:rPr>
          <w:rFonts w:ascii="Times New Roman" w:hAnsi="Times New Roman" w:hint="eastAsia"/>
          <w:sz w:val="24"/>
          <w:szCs w:val="24"/>
        </w:rPr>
        <w:t>进入文章详情</w:t>
      </w:r>
      <w:proofErr w:type="gramStart"/>
      <w:r>
        <w:rPr>
          <w:rFonts w:ascii="Times New Roman" w:hAnsi="Times New Roman" w:hint="eastAsia"/>
          <w:sz w:val="24"/>
          <w:szCs w:val="24"/>
        </w:rPr>
        <w:t>页</w:t>
      </w:r>
      <w:r w:rsidR="001C63F9">
        <w:rPr>
          <w:rFonts w:ascii="Times New Roman" w:hAnsi="Times New Roman" w:hint="eastAsia"/>
          <w:sz w:val="24"/>
          <w:szCs w:val="24"/>
        </w:rPr>
        <w:t>进行</w:t>
      </w:r>
      <w:proofErr w:type="gramEnd"/>
      <w:r w:rsidR="001C63F9">
        <w:rPr>
          <w:rFonts w:ascii="Times New Roman" w:hAnsi="Times New Roman" w:hint="eastAsia"/>
          <w:sz w:val="24"/>
          <w:szCs w:val="24"/>
        </w:rPr>
        <w:t>删除</w:t>
      </w:r>
      <w:r>
        <w:rPr>
          <w:rFonts w:ascii="Times New Roman" w:hAnsi="Times New Roman" w:hint="eastAsia"/>
          <w:sz w:val="24"/>
          <w:szCs w:val="24"/>
        </w:rPr>
        <w:t>。</w:t>
      </w:r>
    </w:p>
    <w:p w14:paraId="38F45701" w14:textId="222A0C17"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w:t>
      </w:r>
      <w:r w:rsidR="001C63F9">
        <w:rPr>
          <w:rFonts w:ascii="Times New Roman" w:hAnsi="Times New Roman" w:hint="eastAsia"/>
          <w:sz w:val="24"/>
          <w:szCs w:val="24"/>
        </w:rPr>
        <w:t>管理员可以删除所有文章和评论</w:t>
      </w:r>
      <w:r>
        <w:rPr>
          <w:rFonts w:ascii="Times New Roman" w:hAnsi="Times New Roman" w:hint="eastAsia"/>
          <w:sz w:val="24"/>
          <w:szCs w:val="24"/>
        </w:rPr>
        <w:t>。</w:t>
      </w:r>
    </w:p>
    <w:p w14:paraId="10BAA219" w14:textId="0BACEE20" w:rsidR="00104AF6" w:rsidRDefault="00104AF6" w:rsidP="00104AF6">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0438060A" w14:textId="77777777" w:rsidR="001C63F9" w:rsidRDefault="001C63F9" w:rsidP="00104AF6">
      <w:pPr>
        <w:widowControl/>
        <w:spacing w:line="360" w:lineRule="auto"/>
        <w:jc w:val="left"/>
        <w:rPr>
          <w:rFonts w:ascii="Times New Roman" w:hAnsi="Times New Roman"/>
          <w:sz w:val="24"/>
          <w:szCs w:val="24"/>
        </w:rPr>
      </w:pPr>
    </w:p>
    <w:p w14:paraId="4DA57EC5" w14:textId="6BE51365" w:rsidR="001C63F9" w:rsidRDefault="001C63F9" w:rsidP="001C63F9">
      <w:pPr>
        <w:spacing w:line="360" w:lineRule="auto"/>
        <w:outlineLvl w:val="2"/>
        <w:rPr>
          <w:rFonts w:ascii="Times New Roman" w:eastAsia="黑体" w:hAnsi="Times New Roman"/>
          <w:b/>
          <w:sz w:val="24"/>
          <w:szCs w:val="24"/>
        </w:rPr>
      </w:pPr>
      <w:bookmarkStart w:id="75" w:name="_Toc72610925"/>
      <w:r>
        <w:rPr>
          <w:rFonts w:ascii="Times New Roman" w:eastAsia="黑体" w:hAnsi="Times New Roman"/>
          <w:b/>
          <w:sz w:val="24"/>
          <w:szCs w:val="24"/>
        </w:rPr>
        <w:t>6.3.7</w:t>
      </w:r>
      <w:r>
        <w:rPr>
          <w:rFonts w:ascii="Times New Roman" w:eastAsia="黑体" w:hAnsi="Times New Roman"/>
          <w:sz w:val="24"/>
          <w:szCs w:val="24"/>
        </w:rPr>
        <w:t xml:space="preserve"> </w:t>
      </w:r>
      <w:r>
        <w:rPr>
          <w:rFonts w:ascii="Times New Roman" w:eastAsia="黑体" w:hAnsi="Times New Roman" w:hint="eastAsia"/>
          <w:b/>
          <w:sz w:val="24"/>
          <w:szCs w:val="24"/>
        </w:rPr>
        <w:t>查看个人中心</w:t>
      </w:r>
      <w:bookmarkEnd w:id="75"/>
    </w:p>
    <w:p w14:paraId="60FD3C8E" w14:textId="7777777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6E09107D" w14:textId="231C34D3"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测试内容：测试访客是否可以查看某一用户的个人中心。</w:t>
      </w:r>
    </w:p>
    <w:p w14:paraId="6CCA83BE" w14:textId="1C65AA35"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操作：访客在文章页面</w:t>
      </w:r>
      <w:proofErr w:type="gramStart"/>
      <w:r>
        <w:rPr>
          <w:rFonts w:ascii="Times New Roman" w:hAnsi="Times New Roman" w:hint="eastAsia"/>
          <w:sz w:val="24"/>
          <w:szCs w:val="24"/>
        </w:rPr>
        <w:t>点击某</w:t>
      </w:r>
      <w:proofErr w:type="gramEnd"/>
      <w:r>
        <w:rPr>
          <w:rFonts w:ascii="Times New Roman" w:hAnsi="Times New Roman" w:hint="eastAsia"/>
          <w:sz w:val="24"/>
          <w:szCs w:val="24"/>
        </w:rPr>
        <w:t>一用户的头像或昵称。</w:t>
      </w:r>
    </w:p>
    <w:p w14:paraId="302D0570" w14:textId="29DFD9A2"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结果：进入该用户的个人中心。</w:t>
      </w:r>
    </w:p>
    <w:p w14:paraId="3044EAA7" w14:textId="5EEAC343"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781A6811" w14:textId="77777777" w:rsidR="004F4280" w:rsidRDefault="004F4280" w:rsidP="00534F6E">
      <w:pPr>
        <w:widowControl/>
        <w:spacing w:line="360" w:lineRule="auto"/>
        <w:jc w:val="left"/>
        <w:rPr>
          <w:rFonts w:ascii="Times New Roman" w:hAnsi="Times New Roman"/>
          <w:sz w:val="24"/>
          <w:szCs w:val="24"/>
        </w:rPr>
      </w:pPr>
    </w:p>
    <w:p w14:paraId="4E260626" w14:textId="0E9D1D62" w:rsidR="001C63F9" w:rsidRDefault="001C63F9" w:rsidP="001C63F9">
      <w:pPr>
        <w:spacing w:line="360" w:lineRule="auto"/>
        <w:outlineLvl w:val="2"/>
        <w:rPr>
          <w:rFonts w:ascii="Times New Roman" w:eastAsia="黑体" w:hAnsi="Times New Roman"/>
          <w:b/>
          <w:sz w:val="24"/>
          <w:szCs w:val="24"/>
        </w:rPr>
      </w:pPr>
      <w:bookmarkStart w:id="76" w:name="_Toc72610926"/>
      <w:r>
        <w:rPr>
          <w:rFonts w:ascii="Times New Roman" w:eastAsia="黑体" w:hAnsi="Times New Roman"/>
          <w:b/>
          <w:sz w:val="24"/>
          <w:szCs w:val="24"/>
        </w:rPr>
        <w:t>6.3.8</w:t>
      </w:r>
      <w:r>
        <w:rPr>
          <w:rFonts w:ascii="Times New Roman" w:eastAsia="黑体" w:hAnsi="Times New Roman"/>
          <w:sz w:val="24"/>
          <w:szCs w:val="24"/>
        </w:rPr>
        <w:t xml:space="preserve"> </w:t>
      </w:r>
      <w:r>
        <w:rPr>
          <w:rFonts w:ascii="Times New Roman" w:eastAsia="黑体" w:hAnsi="Times New Roman" w:hint="eastAsia"/>
          <w:b/>
          <w:sz w:val="24"/>
          <w:szCs w:val="24"/>
        </w:rPr>
        <w:t>修改个人信息</w:t>
      </w:r>
      <w:bookmarkEnd w:id="76"/>
    </w:p>
    <w:p w14:paraId="23C6AE68" w14:textId="7777777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hint="eastAsia"/>
          <w:sz w:val="24"/>
          <w:szCs w:val="24"/>
        </w:rPr>
        <w:t>1</w:t>
      </w:r>
      <w:r>
        <w:rPr>
          <w:rFonts w:ascii="Times New Roman" w:hAnsi="Times New Roman" w:hint="eastAsia"/>
          <w:sz w:val="24"/>
          <w:szCs w:val="24"/>
        </w:rPr>
        <w:t>：</w:t>
      </w:r>
    </w:p>
    <w:p w14:paraId="181D9404" w14:textId="79A2C359"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lastRenderedPageBreak/>
        <w:tab/>
      </w:r>
      <w:r>
        <w:rPr>
          <w:rFonts w:ascii="Times New Roman" w:hAnsi="Times New Roman" w:hint="eastAsia"/>
          <w:sz w:val="24"/>
          <w:szCs w:val="24"/>
        </w:rPr>
        <w:t>测试内容：测试用户是否可以进入个人信息修改页面。</w:t>
      </w:r>
    </w:p>
    <w:p w14:paraId="41C414D3" w14:textId="5D5509FB"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操作：用户将鼠标移至顶部导航栏头像，并点击弹出的“编辑资料”。</w:t>
      </w:r>
    </w:p>
    <w:p w14:paraId="1A5FC569" w14:textId="3266F8FB"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结果：进入个人信息修改页面。</w:t>
      </w:r>
    </w:p>
    <w:p w14:paraId="6725100E" w14:textId="77777777" w:rsidR="001C63F9" w:rsidRPr="004F4280"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13E5CACC" w14:textId="7777777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2</w:t>
      </w:r>
      <w:r>
        <w:rPr>
          <w:rFonts w:ascii="Times New Roman" w:hAnsi="Times New Roman" w:hint="eastAsia"/>
          <w:sz w:val="24"/>
          <w:szCs w:val="24"/>
        </w:rPr>
        <w:t>：</w:t>
      </w:r>
    </w:p>
    <w:p w14:paraId="71A1A230" w14:textId="2D18D0B0"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测试内容：测试用户是否可以修改个人信息。</w:t>
      </w:r>
    </w:p>
    <w:p w14:paraId="60D80079" w14:textId="7CB14DAB"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操作：用户在修改资料页面填写信息并提交。</w:t>
      </w:r>
    </w:p>
    <w:p w14:paraId="599717AB" w14:textId="111F48B1"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结果：弹出修改成功提示。</w:t>
      </w:r>
    </w:p>
    <w:p w14:paraId="1473E2AD" w14:textId="7777777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3CCBBB5F" w14:textId="7777777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3</w:t>
      </w:r>
      <w:r>
        <w:rPr>
          <w:rFonts w:ascii="Times New Roman" w:hAnsi="Times New Roman" w:hint="eastAsia"/>
          <w:sz w:val="24"/>
          <w:szCs w:val="24"/>
        </w:rPr>
        <w:t>：</w:t>
      </w:r>
    </w:p>
    <w:p w14:paraId="6EE01203" w14:textId="3F4BC88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测试内容：上传</w:t>
      </w:r>
      <w:proofErr w:type="gramStart"/>
      <w:r>
        <w:rPr>
          <w:rFonts w:ascii="Times New Roman" w:hAnsi="Times New Roman" w:hint="eastAsia"/>
          <w:sz w:val="24"/>
          <w:szCs w:val="24"/>
        </w:rPr>
        <w:t>非图片</w:t>
      </w:r>
      <w:proofErr w:type="gramEnd"/>
      <w:r>
        <w:rPr>
          <w:rFonts w:ascii="Times New Roman" w:hAnsi="Times New Roman" w:hint="eastAsia"/>
          <w:sz w:val="24"/>
          <w:szCs w:val="24"/>
        </w:rPr>
        <w:t>格式文件，测试用户是否可以修改头像。</w:t>
      </w:r>
    </w:p>
    <w:p w14:paraId="251FE983" w14:textId="5A70E490"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操作：用户在上</w:t>
      </w:r>
      <w:proofErr w:type="gramStart"/>
      <w:r>
        <w:rPr>
          <w:rFonts w:ascii="Times New Roman" w:hAnsi="Times New Roman" w:hint="eastAsia"/>
          <w:sz w:val="24"/>
          <w:szCs w:val="24"/>
        </w:rPr>
        <w:t>传图片</w:t>
      </w:r>
      <w:proofErr w:type="gramEnd"/>
      <w:r>
        <w:rPr>
          <w:rFonts w:ascii="Times New Roman" w:hAnsi="Times New Roman" w:hint="eastAsia"/>
          <w:sz w:val="24"/>
          <w:szCs w:val="24"/>
        </w:rPr>
        <w:t>修改头像时</w:t>
      </w:r>
      <w:r w:rsidR="002766CD">
        <w:rPr>
          <w:rFonts w:ascii="Times New Roman" w:hAnsi="Times New Roman" w:hint="eastAsia"/>
          <w:sz w:val="24"/>
          <w:szCs w:val="24"/>
        </w:rPr>
        <w:t>，选择上传</w:t>
      </w:r>
      <w:proofErr w:type="gramStart"/>
      <w:r w:rsidR="002766CD">
        <w:rPr>
          <w:rFonts w:ascii="Times New Roman" w:hAnsi="Times New Roman" w:hint="eastAsia"/>
          <w:sz w:val="24"/>
          <w:szCs w:val="24"/>
        </w:rPr>
        <w:t>非图</w:t>
      </w:r>
      <w:proofErr w:type="gramEnd"/>
      <w:r w:rsidR="002766CD">
        <w:rPr>
          <w:rFonts w:ascii="Times New Roman" w:hAnsi="Times New Roman" w:hint="eastAsia"/>
          <w:sz w:val="24"/>
          <w:szCs w:val="24"/>
        </w:rPr>
        <w:t>片格式文件</w:t>
      </w:r>
      <w:r>
        <w:rPr>
          <w:rFonts w:ascii="Times New Roman" w:hAnsi="Times New Roman" w:hint="eastAsia"/>
          <w:sz w:val="24"/>
          <w:szCs w:val="24"/>
        </w:rPr>
        <w:t>。</w:t>
      </w:r>
    </w:p>
    <w:p w14:paraId="544E1A22" w14:textId="0D73E0B6"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w:t>
      </w:r>
      <w:r w:rsidR="002766CD">
        <w:rPr>
          <w:rFonts w:ascii="Times New Roman" w:hAnsi="Times New Roman" w:hint="eastAsia"/>
          <w:sz w:val="24"/>
          <w:szCs w:val="24"/>
        </w:rPr>
        <w:t>提示“仅限图片格式”</w:t>
      </w:r>
      <w:r>
        <w:rPr>
          <w:rFonts w:ascii="Times New Roman" w:hAnsi="Times New Roman" w:hint="eastAsia"/>
          <w:sz w:val="24"/>
          <w:szCs w:val="24"/>
        </w:rPr>
        <w:t>。</w:t>
      </w:r>
    </w:p>
    <w:p w14:paraId="534D787F" w14:textId="77777777" w:rsidR="001C63F9" w:rsidRDefault="001C63F9" w:rsidP="001C63F9">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52B5A3E7" w14:textId="2E574189" w:rsidR="002766CD" w:rsidRDefault="002766CD" w:rsidP="002766CD">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w:t>
      </w:r>
      <w:r>
        <w:rPr>
          <w:rFonts w:ascii="Times New Roman" w:hAnsi="Times New Roman"/>
          <w:sz w:val="24"/>
          <w:szCs w:val="24"/>
        </w:rPr>
        <w:t>4</w:t>
      </w:r>
      <w:r>
        <w:rPr>
          <w:rFonts w:ascii="Times New Roman" w:hAnsi="Times New Roman" w:hint="eastAsia"/>
          <w:sz w:val="24"/>
          <w:szCs w:val="24"/>
        </w:rPr>
        <w:t>：</w:t>
      </w:r>
    </w:p>
    <w:p w14:paraId="1D5DC2D7" w14:textId="7FA60244" w:rsidR="002766CD" w:rsidRDefault="002766CD" w:rsidP="002766CD">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测试内容：上</w:t>
      </w:r>
      <w:proofErr w:type="gramStart"/>
      <w:r>
        <w:rPr>
          <w:rFonts w:ascii="Times New Roman" w:hAnsi="Times New Roman" w:hint="eastAsia"/>
          <w:sz w:val="24"/>
          <w:szCs w:val="24"/>
        </w:rPr>
        <w:t>传符合</w:t>
      </w:r>
      <w:proofErr w:type="gramEnd"/>
      <w:r>
        <w:rPr>
          <w:rFonts w:ascii="Times New Roman" w:hAnsi="Times New Roman" w:hint="eastAsia"/>
          <w:sz w:val="24"/>
          <w:szCs w:val="24"/>
        </w:rPr>
        <w:t>要求的图片，测试用户是否可以修改头像。</w:t>
      </w:r>
    </w:p>
    <w:p w14:paraId="3108777E" w14:textId="2BA18B9D" w:rsidR="002766CD" w:rsidRDefault="002766CD" w:rsidP="002766CD">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操作：用户在上</w:t>
      </w:r>
      <w:proofErr w:type="gramStart"/>
      <w:r>
        <w:rPr>
          <w:rFonts w:ascii="Times New Roman" w:hAnsi="Times New Roman" w:hint="eastAsia"/>
          <w:sz w:val="24"/>
          <w:szCs w:val="24"/>
        </w:rPr>
        <w:t>传图片</w:t>
      </w:r>
      <w:proofErr w:type="gramEnd"/>
      <w:r>
        <w:rPr>
          <w:rFonts w:ascii="Times New Roman" w:hAnsi="Times New Roman" w:hint="eastAsia"/>
          <w:sz w:val="24"/>
          <w:szCs w:val="24"/>
        </w:rPr>
        <w:t>修改头像。</w:t>
      </w:r>
    </w:p>
    <w:p w14:paraId="2CDCD7E5" w14:textId="2DE84917" w:rsidR="002766CD" w:rsidRDefault="002766CD" w:rsidP="002766CD">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结果：提示修改成功，顶部导航栏头像改变。</w:t>
      </w:r>
    </w:p>
    <w:p w14:paraId="2F532BBB" w14:textId="77777777" w:rsidR="002766CD" w:rsidRDefault="002766CD" w:rsidP="002766CD">
      <w:pPr>
        <w:widowControl/>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结论：测试成功。</w:t>
      </w:r>
    </w:p>
    <w:p w14:paraId="0CB98F0E" w14:textId="75696242" w:rsidR="002766CD" w:rsidRDefault="002766CD" w:rsidP="00534F6E">
      <w:pPr>
        <w:widowControl/>
        <w:spacing w:line="360" w:lineRule="auto"/>
        <w:jc w:val="left"/>
        <w:rPr>
          <w:rFonts w:ascii="Times New Roman" w:hAnsi="Times New Roman"/>
          <w:sz w:val="24"/>
          <w:szCs w:val="24"/>
        </w:rPr>
      </w:pPr>
    </w:p>
    <w:p w14:paraId="66EB7423" w14:textId="77777777" w:rsidR="002766CD" w:rsidRDefault="002766CD">
      <w:pPr>
        <w:widowControl/>
        <w:jc w:val="left"/>
        <w:rPr>
          <w:rFonts w:ascii="Times New Roman" w:hAnsi="Times New Roman"/>
          <w:sz w:val="24"/>
          <w:szCs w:val="24"/>
        </w:rPr>
      </w:pPr>
      <w:r>
        <w:rPr>
          <w:rFonts w:ascii="Times New Roman" w:hAnsi="Times New Roman"/>
          <w:sz w:val="24"/>
          <w:szCs w:val="24"/>
        </w:rPr>
        <w:br w:type="page"/>
      </w:r>
    </w:p>
    <w:p w14:paraId="20C768F3" w14:textId="3F33E04A" w:rsidR="002766CD" w:rsidRDefault="002766CD" w:rsidP="002766CD">
      <w:pPr>
        <w:spacing w:beforeLines="80" w:before="249" w:afterLines="50" w:after="156" w:line="460" w:lineRule="exact"/>
        <w:jc w:val="center"/>
        <w:outlineLvl w:val="0"/>
        <w:rPr>
          <w:rFonts w:ascii="Times New Roman" w:eastAsia="楷体_GB2312" w:hAnsi="Times New Roman"/>
          <w:szCs w:val="24"/>
        </w:rPr>
      </w:pPr>
      <w:r>
        <w:rPr>
          <w:rFonts w:ascii="Times New Roman" w:eastAsia="黑体" w:hAnsi="Times New Roman"/>
          <w:b/>
          <w:sz w:val="36"/>
          <w:szCs w:val="36"/>
        </w:rPr>
        <w:lastRenderedPageBreak/>
        <w:t xml:space="preserve">  </w:t>
      </w:r>
      <w:bookmarkStart w:id="77" w:name="_Toc72610927"/>
      <w:r>
        <w:rPr>
          <w:rFonts w:ascii="Times New Roman" w:eastAsia="黑体" w:hAnsi="Times New Roman" w:hint="eastAsia"/>
          <w:b/>
          <w:sz w:val="36"/>
          <w:szCs w:val="36"/>
        </w:rPr>
        <w:t>第</w:t>
      </w:r>
      <w:r>
        <w:rPr>
          <w:rFonts w:ascii="Times New Roman" w:eastAsia="黑体" w:hAnsi="Times New Roman"/>
          <w:b/>
          <w:sz w:val="36"/>
          <w:szCs w:val="36"/>
        </w:rPr>
        <w:t>7</w:t>
      </w:r>
      <w:r>
        <w:rPr>
          <w:rFonts w:ascii="Times New Roman" w:eastAsia="黑体" w:hAnsi="Times New Roman" w:hint="eastAsia"/>
          <w:b/>
          <w:sz w:val="36"/>
          <w:szCs w:val="36"/>
        </w:rPr>
        <w:t>章</w:t>
      </w:r>
      <w:r>
        <w:rPr>
          <w:rFonts w:ascii="Times New Roman" w:eastAsia="黑体" w:hAnsi="Times New Roman"/>
          <w:b/>
          <w:sz w:val="36"/>
          <w:szCs w:val="36"/>
        </w:rPr>
        <w:t xml:space="preserve"> </w:t>
      </w:r>
      <w:r>
        <w:rPr>
          <w:rFonts w:ascii="Times New Roman" w:eastAsia="黑体" w:hAnsi="Times New Roman" w:hint="eastAsia"/>
          <w:b/>
          <w:sz w:val="36"/>
          <w:szCs w:val="36"/>
        </w:rPr>
        <w:t>总结与展望</w:t>
      </w:r>
      <w:bookmarkEnd w:id="77"/>
    </w:p>
    <w:p w14:paraId="58274405" w14:textId="65F1C153" w:rsidR="00534F6E" w:rsidRDefault="002766CD" w:rsidP="00AC7E13">
      <w:pPr>
        <w:widowControl/>
        <w:wordWrap w:val="0"/>
        <w:spacing w:line="360" w:lineRule="auto"/>
        <w:jc w:val="left"/>
        <w:rPr>
          <w:rFonts w:ascii="宋体" w:hAnsi="宋体"/>
          <w:sz w:val="24"/>
          <w:szCs w:val="24"/>
        </w:rPr>
      </w:pPr>
      <w:r>
        <w:rPr>
          <w:rFonts w:ascii="Times New Roman" w:hAnsi="Times New Roman"/>
          <w:sz w:val="24"/>
          <w:szCs w:val="24"/>
        </w:rPr>
        <w:tab/>
      </w:r>
      <w:r>
        <w:rPr>
          <w:rFonts w:ascii="Times New Roman" w:hAnsi="Times New Roman" w:hint="eastAsia"/>
          <w:sz w:val="24"/>
          <w:szCs w:val="24"/>
        </w:rPr>
        <w:t>本系统是一个社区系统，</w:t>
      </w:r>
      <w:r w:rsidR="00AC7E13">
        <w:rPr>
          <w:rFonts w:ascii="Times New Roman" w:hAnsi="Times New Roman" w:hint="eastAsia"/>
          <w:sz w:val="24"/>
          <w:szCs w:val="24"/>
        </w:rPr>
        <w:t>面向的主要用户群体是前端开发者，系统将开发中用到的一些开发工具放在了社区中，</w:t>
      </w:r>
      <w:r w:rsidR="00AC7E13">
        <w:rPr>
          <w:rFonts w:ascii="宋体" w:hAnsi="宋体" w:hint="eastAsia"/>
          <w:sz w:val="24"/>
          <w:szCs w:val="24"/>
        </w:rPr>
        <w:t>为用户提供了一个</w:t>
      </w:r>
      <w:r w:rsidR="00AC7E13" w:rsidRPr="004A75A8">
        <w:rPr>
          <w:rFonts w:ascii="宋体" w:hAnsi="宋体" w:hint="eastAsia"/>
          <w:sz w:val="24"/>
          <w:szCs w:val="24"/>
        </w:rPr>
        <w:t>集咨询、交流、分享、操作为一体的在线</w:t>
      </w:r>
      <w:r w:rsidR="00AC7E13">
        <w:rPr>
          <w:rFonts w:ascii="宋体" w:hAnsi="宋体" w:hint="eastAsia"/>
          <w:sz w:val="24"/>
          <w:szCs w:val="24"/>
        </w:rPr>
        <w:t>平台</w:t>
      </w:r>
      <w:r w:rsidR="00AC7E13" w:rsidRPr="004A75A8">
        <w:rPr>
          <w:rFonts w:ascii="宋体" w:hAnsi="宋体" w:hint="eastAsia"/>
          <w:sz w:val="24"/>
          <w:szCs w:val="24"/>
        </w:rPr>
        <w:t>。</w:t>
      </w:r>
    </w:p>
    <w:p w14:paraId="06926D37" w14:textId="6097C58C" w:rsidR="00AC7E13" w:rsidRDefault="00AC7E13" w:rsidP="00AC7E13">
      <w:pPr>
        <w:widowControl/>
        <w:wordWrap w:val="0"/>
        <w:spacing w:line="360" w:lineRule="auto"/>
        <w:jc w:val="left"/>
        <w:rPr>
          <w:rFonts w:ascii="宋体" w:hAnsi="宋体"/>
          <w:sz w:val="24"/>
          <w:szCs w:val="24"/>
        </w:rPr>
      </w:pPr>
      <w:r>
        <w:rPr>
          <w:rFonts w:ascii="宋体" w:hAnsi="宋体"/>
          <w:sz w:val="24"/>
          <w:szCs w:val="24"/>
        </w:rPr>
        <w:tab/>
      </w:r>
      <w:r>
        <w:rPr>
          <w:rFonts w:ascii="宋体" w:hAnsi="宋体" w:hint="eastAsia"/>
          <w:sz w:val="24"/>
          <w:szCs w:val="24"/>
        </w:rPr>
        <w:t>本系统是一个小型的网站项目，前端使用了</w:t>
      </w:r>
      <w:proofErr w:type="spellStart"/>
      <w:r>
        <w:rPr>
          <w:rFonts w:ascii="宋体" w:hAnsi="宋体" w:hint="eastAsia"/>
          <w:sz w:val="24"/>
          <w:szCs w:val="24"/>
        </w:rPr>
        <w:t>HTMLL</w:t>
      </w:r>
      <w:r>
        <w:rPr>
          <w:rFonts w:ascii="宋体" w:hAnsi="宋体"/>
          <w:sz w:val="24"/>
          <w:szCs w:val="24"/>
        </w:rPr>
        <w:t>+</w:t>
      </w:r>
      <w:r>
        <w:rPr>
          <w:rFonts w:ascii="宋体" w:hAnsi="宋体" w:hint="eastAsia"/>
          <w:sz w:val="24"/>
          <w:szCs w:val="24"/>
        </w:rPr>
        <w:t>CSS</w:t>
      </w:r>
      <w:r>
        <w:rPr>
          <w:rFonts w:ascii="宋体" w:hAnsi="宋体"/>
          <w:sz w:val="24"/>
          <w:szCs w:val="24"/>
        </w:rPr>
        <w:t>+</w:t>
      </w:r>
      <w:r>
        <w:rPr>
          <w:rFonts w:ascii="宋体" w:hAnsi="宋体" w:hint="eastAsia"/>
          <w:sz w:val="24"/>
          <w:szCs w:val="24"/>
        </w:rPr>
        <w:t>JavaScript</w:t>
      </w:r>
      <w:r>
        <w:rPr>
          <w:rFonts w:ascii="宋体" w:hAnsi="宋体"/>
          <w:sz w:val="24"/>
          <w:szCs w:val="24"/>
        </w:rPr>
        <w:t>+</w:t>
      </w:r>
      <w:r>
        <w:rPr>
          <w:rFonts w:ascii="宋体" w:hAnsi="宋体" w:hint="eastAsia"/>
          <w:sz w:val="24"/>
          <w:szCs w:val="24"/>
        </w:rPr>
        <w:t>Vue</w:t>
      </w:r>
      <w:proofErr w:type="spellEnd"/>
      <w:r>
        <w:rPr>
          <w:rFonts w:ascii="宋体" w:hAnsi="宋体" w:hint="eastAsia"/>
          <w:sz w:val="24"/>
          <w:szCs w:val="24"/>
        </w:rPr>
        <w:t>的技术</w:t>
      </w:r>
      <w:proofErr w:type="gramStart"/>
      <w:r>
        <w:rPr>
          <w:rFonts w:ascii="宋体" w:hAnsi="宋体" w:hint="eastAsia"/>
          <w:sz w:val="24"/>
          <w:szCs w:val="24"/>
        </w:rPr>
        <w:t>栈</w:t>
      </w:r>
      <w:proofErr w:type="gramEnd"/>
      <w:r>
        <w:rPr>
          <w:rFonts w:ascii="宋体" w:hAnsi="宋体" w:hint="eastAsia"/>
          <w:sz w:val="24"/>
          <w:szCs w:val="24"/>
        </w:rPr>
        <w:t>，后端部分使用了Node</w:t>
      </w:r>
      <w:r>
        <w:rPr>
          <w:rFonts w:ascii="宋体" w:hAnsi="宋体"/>
          <w:sz w:val="24"/>
          <w:szCs w:val="24"/>
        </w:rPr>
        <w:t>.</w:t>
      </w:r>
      <w:r>
        <w:rPr>
          <w:rFonts w:ascii="宋体" w:hAnsi="宋体" w:hint="eastAsia"/>
          <w:sz w:val="24"/>
          <w:szCs w:val="24"/>
        </w:rPr>
        <w:t>js技术进行开发，同时使用了Express</w:t>
      </w:r>
      <w:r>
        <w:rPr>
          <w:rFonts w:ascii="宋体" w:hAnsi="宋体"/>
          <w:sz w:val="24"/>
          <w:szCs w:val="24"/>
        </w:rPr>
        <w:t>.</w:t>
      </w:r>
      <w:r>
        <w:rPr>
          <w:rFonts w:ascii="宋体" w:hAnsi="宋体" w:hint="eastAsia"/>
          <w:sz w:val="24"/>
          <w:szCs w:val="24"/>
        </w:rPr>
        <w:t>js框架来构建服务器。</w:t>
      </w:r>
      <w:r>
        <w:rPr>
          <w:rFonts w:ascii="宋体" w:hAnsi="宋体"/>
          <w:sz w:val="24"/>
          <w:szCs w:val="24"/>
        </w:rPr>
        <w:t>V</w:t>
      </w:r>
      <w:r>
        <w:rPr>
          <w:rFonts w:ascii="宋体" w:hAnsi="宋体" w:hint="eastAsia"/>
          <w:sz w:val="24"/>
          <w:szCs w:val="24"/>
        </w:rPr>
        <w:t>ue</w:t>
      </w:r>
      <w:r>
        <w:rPr>
          <w:rFonts w:ascii="宋体" w:hAnsi="宋体"/>
          <w:sz w:val="24"/>
          <w:szCs w:val="24"/>
        </w:rPr>
        <w:t>.</w:t>
      </w:r>
      <w:r>
        <w:rPr>
          <w:rFonts w:ascii="宋体" w:hAnsi="宋体" w:hint="eastAsia"/>
          <w:sz w:val="24"/>
          <w:szCs w:val="24"/>
        </w:rPr>
        <w:t>js是近年来比较流行了框架，是当今三大框架之一，Vue</w:t>
      </w:r>
      <w:r>
        <w:rPr>
          <w:rFonts w:ascii="宋体" w:hAnsi="宋体"/>
          <w:sz w:val="24"/>
          <w:szCs w:val="24"/>
        </w:rPr>
        <w:t>.</w:t>
      </w:r>
      <w:r>
        <w:rPr>
          <w:rFonts w:ascii="宋体" w:hAnsi="宋体" w:hint="eastAsia"/>
          <w:sz w:val="24"/>
          <w:szCs w:val="24"/>
        </w:rPr>
        <w:t>js</w:t>
      </w:r>
      <w:r w:rsidRPr="00AC7E13">
        <w:rPr>
          <w:rFonts w:ascii="宋体" w:hAnsi="宋体" w:hint="eastAsia"/>
          <w:sz w:val="24"/>
          <w:szCs w:val="24"/>
        </w:rPr>
        <w:t>凭借虚拟DOM减少了操作DOM时引起的页面回流和重绘，提升了性能，本身又是基于数据驱动和组件化思想开发，提供了非常简洁，易于理解的API</w:t>
      </w:r>
      <w:r>
        <w:rPr>
          <w:rFonts w:ascii="宋体" w:hAnsi="宋体" w:hint="eastAsia"/>
          <w:sz w:val="24"/>
          <w:szCs w:val="24"/>
        </w:rPr>
        <w:t>。在后端语言的选取时，经过多方语言的对比，最终选择了运行在服务端的JavaScript</w:t>
      </w:r>
      <w:r w:rsidR="00AF08DD">
        <w:rPr>
          <w:rFonts w:ascii="宋体" w:hAnsi="宋体" w:hint="eastAsia"/>
          <w:sz w:val="24"/>
          <w:szCs w:val="24"/>
        </w:rPr>
        <w:t>—Node</w:t>
      </w:r>
      <w:r w:rsidR="00AF08DD">
        <w:rPr>
          <w:rFonts w:ascii="宋体" w:hAnsi="宋体"/>
          <w:sz w:val="24"/>
          <w:szCs w:val="24"/>
        </w:rPr>
        <w:t>.</w:t>
      </w:r>
      <w:r w:rsidR="00AF08DD">
        <w:rPr>
          <w:rFonts w:ascii="宋体" w:hAnsi="宋体" w:hint="eastAsia"/>
          <w:sz w:val="24"/>
          <w:szCs w:val="24"/>
        </w:rPr>
        <w:t>js，前后端统一的开发语言，大大降低了开发成本。</w:t>
      </w:r>
    </w:p>
    <w:p w14:paraId="398274AF" w14:textId="58FEAD1A" w:rsidR="00AF08DD" w:rsidRDefault="00AF08DD" w:rsidP="00AC7E13">
      <w:pPr>
        <w:widowControl/>
        <w:wordWrap w:val="0"/>
        <w:spacing w:line="360" w:lineRule="auto"/>
        <w:jc w:val="left"/>
        <w:rPr>
          <w:rFonts w:ascii="宋体" w:hAnsi="宋体"/>
          <w:sz w:val="24"/>
          <w:szCs w:val="24"/>
        </w:rPr>
      </w:pPr>
      <w:r>
        <w:rPr>
          <w:rFonts w:ascii="宋体" w:hAnsi="宋体"/>
          <w:sz w:val="24"/>
          <w:szCs w:val="24"/>
        </w:rPr>
        <w:tab/>
      </w:r>
      <w:r>
        <w:rPr>
          <w:rFonts w:ascii="宋体" w:hAnsi="宋体" w:hint="eastAsia"/>
          <w:sz w:val="24"/>
          <w:szCs w:val="24"/>
        </w:rPr>
        <w:t>本系统的特点在于：</w:t>
      </w:r>
    </w:p>
    <w:p w14:paraId="3D43992F" w14:textId="5EA2B4F1" w:rsidR="00AF08DD" w:rsidRDefault="00AF08DD" w:rsidP="00AC7E13">
      <w:pPr>
        <w:widowControl/>
        <w:wordWrap w:val="0"/>
        <w:spacing w:line="360" w:lineRule="auto"/>
        <w:jc w:val="left"/>
        <w:rPr>
          <w:rFonts w:ascii="Times New Roman" w:hAnsi="Times New Roman"/>
          <w:sz w:val="24"/>
          <w:szCs w:val="24"/>
        </w:rPr>
      </w:pPr>
      <w:r>
        <w:rPr>
          <w:rFonts w:ascii="宋体" w:hAnsi="宋体"/>
          <w:sz w:val="24"/>
          <w:szCs w:val="24"/>
        </w:rPr>
        <w:tab/>
      </w:r>
      <w:r>
        <w:rPr>
          <w:rFonts w:ascii="宋体" w:hAnsi="宋体" w:hint="eastAsia"/>
          <w:sz w:val="24"/>
          <w:szCs w:val="24"/>
        </w:rPr>
        <w:t>（1）系统的后端基于Node</w:t>
      </w:r>
      <w:r>
        <w:rPr>
          <w:rFonts w:ascii="宋体" w:hAnsi="宋体"/>
          <w:sz w:val="24"/>
          <w:szCs w:val="24"/>
        </w:rPr>
        <w:t>.</w:t>
      </w:r>
      <w:r>
        <w:rPr>
          <w:rFonts w:ascii="宋体" w:hAnsi="宋体" w:hint="eastAsia"/>
          <w:sz w:val="24"/>
          <w:szCs w:val="24"/>
        </w:rPr>
        <w:t>js开发，N</w:t>
      </w:r>
      <w:r w:rsidRPr="00C96764">
        <w:rPr>
          <w:rFonts w:ascii="Times New Roman" w:hAnsi="Times New Roman" w:hint="eastAsia"/>
          <w:sz w:val="24"/>
          <w:szCs w:val="24"/>
        </w:rPr>
        <w:t>ode.js</w:t>
      </w:r>
      <w:r w:rsidRPr="00C96764">
        <w:rPr>
          <w:rFonts w:ascii="Times New Roman" w:hAnsi="Times New Roman" w:hint="eastAsia"/>
          <w:sz w:val="24"/>
          <w:szCs w:val="24"/>
        </w:rPr>
        <w:t>通过事件循环机制（初始化和回调）的方式运行</w:t>
      </w:r>
      <w:r w:rsidRPr="00C96764">
        <w:rPr>
          <w:rFonts w:ascii="Times New Roman" w:hAnsi="Times New Roman" w:hint="eastAsia"/>
          <w:sz w:val="24"/>
          <w:szCs w:val="24"/>
        </w:rPr>
        <w:t xml:space="preserve"> JavaScript </w:t>
      </w:r>
      <w:r w:rsidRPr="00C96764">
        <w:rPr>
          <w:rFonts w:ascii="Times New Roman" w:hAnsi="Times New Roman" w:hint="eastAsia"/>
          <w:sz w:val="24"/>
          <w:szCs w:val="24"/>
        </w:rPr>
        <w:t>代码，并且提供了一个线程</w:t>
      </w:r>
      <w:proofErr w:type="gramStart"/>
      <w:r w:rsidRPr="00C96764">
        <w:rPr>
          <w:rFonts w:ascii="Times New Roman" w:hAnsi="Times New Roman" w:hint="eastAsia"/>
          <w:sz w:val="24"/>
          <w:szCs w:val="24"/>
        </w:rPr>
        <w:t>池处理</w:t>
      </w:r>
      <w:proofErr w:type="gramEnd"/>
      <w:r w:rsidRPr="00C96764">
        <w:rPr>
          <w:rFonts w:ascii="Times New Roman" w:hAnsi="Times New Roman" w:hint="eastAsia"/>
          <w:sz w:val="24"/>
          <w:szCs w:val="24"/>
        </w:rPr>
        <w:t>高成本的</w:t>
      </w:r>
      <w:r>
        <w:rPr>
          <w:rFonts w:ascii="Times New Roman" w:hAnsi="Times New Roman" w:hint="eastAsia"/>
          <w:sz w:val="24"/>
          <w:szCs w:val="24"/>
        </w:rPr>
        <w:t>任</w:t>
      </w:r>
      <w:r w:rsidRPr="00C96764">
        <w:rPr>
          <w:rFonts w:ascii="Times New Roman" w:hAnsi="Times New Roman" w:hint="eastAsia"/>
          <w:sz w:val="24"/>
          <w:szCs w:val="24"/>
        </w:rPr>
        <w:t>务</w:t>
      </w:r>
      <w:r>
        <w:rPr>
          <w:rFonts w:ascii="Times New Roman" w:hAnsi="Times New Roman" w:hint="eastAsia"/>
          <w:sz w:val="24"/>
          <w:szCs w:val="24"/>
        </w:rPr>
        <w:t>，极大提高了服务器的并发性</w:t>
      </w:r>
      <w:r w:rsidRPr="00C96764">
        <w:rPr>
          <w:rFonts w:ascii="Times New Roman" w:hAnsi="Times New Roman" w:hint="eastAsia"/>
          <w:sz w:val="24"/>
          <w:szCs w:val="24"/>
        </w:rPr>
        <w:t>。</w:t>
      </w:r>
    </w:p>
    <w:p w14:paraId="23046D60" w14:textId="0747515F" w:rsidR="00AF08DD" w:rsidRDefault="00AF08DD" w:rsidP="00AC7E13">
      <w:pPr>
        <w:widowControl/>
        <w:wordWrap w:val="0"/>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）系统的前端使用了</w:t>
      </w:r>
      <w:r>
        <w:rPr>
          <w:rFonts w:ascii="Times New Roman" w:hAnsi="Times New Roman" w:hint="eastAsia"/>
          <w:sz w:val="24"/>
          <w:szCs w:val="24"/>
        </w:rPr>
        <w:t>Vue</w:t>
      </w:r>
      <w:r>
        <w:rPr>
          <w:rFonts w:ascii="Times New Roman" w:hAnsi="Times New Roman"/>
          <w:sz w:val="24"/>
          <w:szCs w:val="24"/>
        </w:rPr>
        <w:t>.</w:t>
      </w:r>
      <w:r>
        <w:rPr>
          <w:rFonts w:ascii="Times New Roman" w:hAnsi="Times New Roman" w:hint="eastAsia"/>
          <w:sz w:val="24"/>
          <w:szCs w:val="24"/>
        </w:rPr>
        <w:t>js</w:t>
      </w:r>
      <w:r>
        <w:rPr>
          <w:rFonts w:ascii="Times New Roman" w:hAnsi="Times New Roman" w:hint="eastAsia"/>
          <w:sz w:val="24"/>
          <w:szCs w:val="24"/>
        </w:rPr>
        <w:t>，基于</w:t>
      </w:r>
      <w:r>
        <w:rPr>
          <w:rFonts w:ascii="Times New Roman" w:hAnsi="Times New Roman" w:hint="eastAsia"/>
          <w:sz w:val="24"/>
          <w:szCs w:val="24"/>
        </w:rPr>
        <w:t>MVVM</w:t>
      </w:r>
      <w:r>
        <w:rPr>
          <w:rFonts w:ascii="Times New Roman" w:hAnsi="Times New Roman" w:hint="eastAsia"/>
          <w:sz w:val="24"/>
          <w:szCs w:val="24"/>
        </w:rPr>
        <w:t>的设计模式，</w:t>
      </w:r>
      <w:r w:rsidRPr="00AF08DD">
        <w:rPr>
          <w:rFonts w:ascii="Times New Roman" w:hAnsi="Times New Roman" w:hint="eastAsia"/>
          <w:sz w:val="24"/>
          <w:szCs w:val="24"/>
        </w:rPr>
        <w:t>使得在开发中，侧重点主要</w:t>
      </w:r>
      <w:r>
        <w:rPr>
          <w:rFonts w:ascii="Times New Roman" w:hAnsi="Times New Roman" w:hint="eastAsia"/>
          <w:sz w:val="24"/>
          <w:szCs w:val="24"/>
        </w:rPr>
        <w:t>放在了</w:t>
      </w:r>
      <w:r w:rsidRPr="00AF08DD">
        <w:rPr>
          <w:rFonts w:ascii="Times New Roman" w:hAnsi="Times New Roman" w:hint="eastAsia"/>
          <w:sz w:val="24"/>
          <w:szCs w:val="24"/>
        </w:rPr>
        <w:t>用事件驱动</w:t>
      </w:r>
      <w:r w:rsidRPr="00AF08DD">
        <w:rPr>
          <w:rFonts w:ascii="Times New Roman" w:hAnsi="Times New Roman" w:hint="eastAsia"/>
          <w:sz w:val="24"/>
          <w:szCs w:val="24"/>
        </w:rPr>
        <w:t>UI</w:t>
      </w:r>
      <w:r w:rsidRPr="00AF08DD">
        <w:rPr>
          <w:rFonts w:ascii="Times New Roman" w:hAnsi="Times New Roman" w:hint="eastAsia"/>
          <w:sz w:val="24"/>
          <w:szCs w:val="24"/>
        </w:rPr>
        <w:t>的开发，</w:t>
      </w:r>
      <w:r w:rsidRPr="00AF08DD">
        <w:rPr>
          <w:rFonts w:ascii="Times New Roman" w:hAnsi="Times New Roman" w:hint="eastAsia"/>
          <w:sz w:val="24"/>
          <w:szCs w:val="24"/>
        </w:rPr>
        <w:t>View</w:t>
      </w:r>
      <w:r w:rsidRPr="00AF08DD">
        <w:rPr>
          <w:rFonts w:ascii="Times New Roman" w:hAnsi="Times New Roman" w:hint="eastAsia"/>
          <w:sz w:val="24"/>
          <w:szCs w:val="24"/>
        </w:rPr>
        <w:t>发生变化时，</w:t>
      </w:r>
      <w:proofErr w:type="spellStart"/>
      <w:r w:rsidRPr="00AF08DD">
        <w:rPr>
          <w:rFonts w:ascii="Times New Roman" w:hAnsi="Times New Roman" w:hint="eastAsia"/>
          <w:sz w:val="24"/>
          <w:szCs w:val="24"/>
        </w:rPr>
        <w:t>ViewModel</w:t>
      </w:r>
      <w:proofErr w:type="spellEnd"/>
      <w:r w:rsidRPr="00AF08DD">
        <w:rPr>
          <w:rFonts w:ascii="Times New Roman" w:hAnsi="Times New Roman" w:hint="eastAsia"/>
          <w:sz w:val="24"/>
          <w:szCs w:val="24"/>
        </w:rPr>
        <w:t>也自动更新，而</w:t>
      </w:r>
      <w:proofErr w:type="spellStart"/>
      <w:r w:rsidRPr="00AF08DD">
        <w:rPr>
          <w:rFonts w:ascii="Times New Roman" w:hAnsi="Times New Roman" w:hint="eastAsia"/>
          <w:sz w:val="24"/>
          <w:szCs w:val="24"/>
        </w:rPr>
        <w:t>ViewModel</w:t>
      </w:r>
      <w:proofErr w:type="spellEnd"/>
      <w:r w:rsidRPr="00AF08DD">
        <w:rPr>
          <w:rFonts w:ascii="Times New Roman" w:hAnsi="Times New Roman" w:hint="eastAsia"/>
          <w:sz w:val="24"/>
          <w:szCs w:val="24"/>
        </w:rPr>
        <w:t>的变化也会自动同步到</w:t>
      </w:r>
      <w:r w:rsidRPr="00AF08DD">
        <w:rPr>
          <w:rFonts w:ascii="Times New Roman" w:hAnsi="Times New Roman" w:hint="eastAsia"/>
          <w:sz w:val="24"/>
          <w:szCs w:val="24"/>
        </w:rPr>
        <w:t>View</w:t>
      </w:r>
      <w:r w:rsidRPr="00AF08DD">
        <w:rPr>
          <w:rFonts w:ascii="Times New Roman" w:hAnsi="Times New Roman" w:hint="eastAsia"/>
          <w:sz w:val="24"/>
          <w:szCs w:val="24"/>
        </w:rPr>
        <w:t>上显示</w:t>
      </w:r>
      <w:r>
        <w:rPr>
          <w:rFonts w:ascii="Times New Roman" w:hAnsi="Times New Roman" w:hint="eastAsia"/>
          <w:sz w:val="24"/>
          <w:szCs w:val="24"/>
        </w:rPr>
        <w:t>，实现了“高内聚，低耦合”。</w:t>
      </w:r>
    </w:p>
    <w:p w14:paraId="1C6EF1A5" w14:textId="71D81A1B" w:rsidR="00AF08DD" w:rsidRDefault="00AF08DD" w:rsidP="00AC7E13">
      <w:pPr>
        <w:widowControl/>
        <w:wordWrap w:val="0"/>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）系统重视数据的安全性，对用户密码进行了加密处理，使得在处理后即使是数据库管理者也不能知道用户真正的密码；同时使用了</w:t>
      </w:r>
      <w:r>
        <w:rPr>
          <w:rFonts w:ascii="Times New Roman" w:hAnsi="Times New Roman" w:hint="eastAsia"/>
          <w:sz w:val="24"/>
          <w:szCs w:val="24"/>
        </w:rPr>
        <w:t>token</w:t>
      </w:r>
      <w:r>
        <w:rPr>
          <w:rFonts w:ascii="Times New Roman" w:hAnsi="Times New Roman" w:hint="eastAsia"/>
          <w:sz w:val="24"/>
          <w:szCs w:val="24"/>
        </w:rPr>
        <w:t>进行授权，避免了非法用户对数据的操作。</w:t>
      </w:r>
    </w:p>
    <w:p w14:paraId="3EE2775C" w14:textId="4AFD5A80" w:rsidR="00AF08DD" w:rsidRPr="00AF08DD" w:rsidRDefault="00AF08DD" w:rsidP="00AC7E13">
      <w:pPr>
        <w:widowControl/>
        <w:wordWrap w:val="0"/>
        <w:spacing w:line="360" w:lineRule="auto"/>
        <w:jc w:val="left"/>
        <w:rPr>
          <w:rFonts w:ascii="Times New Roman" w:hAnsi="Times New Roman"/>
          <w:sz w:val="24"/>
          <w:szCs w:val="24"/>
        </w:rPr>
      </w:pPr>
      <w:r>
        <w:rPr>
          <w:rFonts w:ascii="Times New Roman" w:hAnsi="Times New Roman"/>
          <w:sz w:val="24"/>
          <w:szCs w:val="24"/>
        </w:rPr>
        <w:tab/>
      </w:r>
      <w:r w:rsidRPr="00AF08DD">
        <w:rPr>
          <w:rFonts w:ascii="Times New Roman" w:hAnsi="Times New Roman" w:hint="eastAsia"/>
          <w:sz w:val="24"/>
          <w:szCs w:val="24"/>
        </w:rPr>
        <w:t>目前系统己经通过了一系列的测试</w:t>
      </w:r>
      <w:r w:rsidRPr="00AF08DD">
        <w:rPr>
          <w:rFonts w:ascii="Times New Roman" w:hAnsi="Times New Roman" w:hint="eastAsia"/>
          <w:sz w:val="24"/>
          <w:szCs w:val="24"/>
        </w:rPr>
        <w:t xml:space="preserve">, </w:t>
      </w:r>
      <w:r w:rsidRPr="00AF08DD">
        <w:rPr>
          <w:rFonts w:ascii="Times New Roman" w:hAnsi="Times New Roman" w:hint="eastAsia"/>
          <w:sz w:val="24"/>
          <w:szCs w:val="24"/>
        </w:rPr>
        <w:t>运行表现稳定</w:t>
      </w:r>
      <w:r w:rsidRPr="00AF08DD">
        <w:rPr>
          <w:rFonts w:ascii="Times New Roman" w:hAnsi="Times New Roman" w:hint="eastAsia"/>
          <w:sz w:val="24"/>
          <w:szCs w:val="24"/>
        </w:rPr>
        <w:t xml:space="preserve"> , </w:t>
      </w:r>
      <w:r w:rsidRPr="00AF08DD">
        <w:rPr>
          <w:rFonts w:ascii="Times New Roman" w:hAnsi="Times New Roman" w:hint="eastAsia"/>
          <w:sz w:val="24"/>
          <w:szCs w:val="24"/>
        </w:rPr>
        <w:t>但是由于开发时间的原因</w:t>
      </w:r>
      <w:r w:rsidR="003F64CC">
        <w:rPr>
          <w:rFonts w:ascii="Times New Roman" w:hAnsi="Times New Roman" w:hint="eastAsia"/>
          <w:sz w:val="24"/>
          <w:szCs w:val="24"/>
        </w:rPr>
        <w:t>，</w:t>
      </w:r>
      <w:r w:rsidRPr="00AF08DD">
        <w:rPr>
          <w:rFonts w:ascii="Times New Roman" w:hAnsi="Times New Roman" w:hint="eastAsia"/>
          <w:sz w:val="24"/>
          <w:szCs w:val="24"/>
        </w:rPr>
        <w:t>系统仍存在有不足之处</w:t>
      </w:r>
      <w:r>
        <w:rPr>
          <w:rFonts w:ascii="Times New Roman" w:hAnsi="Times New Roman" w:hint="eastAsia"/>
          <w:sz w:val="24"/>
          <w:szCs w:val="24"/>
        </w:rPr>
        <w:t>，</w:t>
      </w:r>
      <w:r w:rsidR="003F64CC">
        <w:rPr>
          <w:rFonts w:ascii="Times New Roman" w:hAnsi="Times New Roman" w:hint="eastAsia"/>
          <w:sz w:val="24"/>
          <w:szCs w:val="24"/>
        </w:rPr>
        <w:t>系统如今只实现了社区的基本功能，在后续还需要继续添加新功能，如消息推送、文章收藏、用户关注等。</w:t>
      </w:r>
    </w:p>
    <w:p w14:paraId="432A7BCE" w14:textId="6DECB3B0" w:rsidR="003F64CC" w:rsidRDefault="003F64CC" w:rsidP="00AC7E13">
      <w:pPr>
        <w:widowControl/>
        <w:wordWrap w:val="0"/>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由于是第一次进行</w:t>
      </w:r>
      <w:proofErr w:type="spellStart"/>
      <w:r>
        <w:rPr>
          <w:rFonts w:ascii="Times New Roman" w:hAnsi="Times New Roman" w:hint="eastAsia"/>
          <w:sz w:val="24"/>
          <w:szCs w:val="24"/>
        </w:rPr>
        <w:t>vue</w:t>
      </w:r>
      <w:r>
        <w:rPr>
          <w:rFonts w:ascii="Times New Roman" w:hAnsi="Times New Roman"/>
          <w:sz w:val="24"/>
          <w:szCs w:val="24"/>
        </w:rPr>
        <w:t>+</w:t>
      </w:r>
      <w:r>
        <w:rPr>
          <w:rFonts w:ascii="Times New Roman" w:hAnsi="Times New Roman" w:hint="eastAsia"/>
          <w:sz w:val="24"/>
          <w:szCs w:val="24"/>
        </w:rPr>
        <w:t>node</w:t>
      </w:r>
      <w:proofErr w:type="spellEnd"/>
      <w:r>
        <w:rPr>
          <w:rFonts w:ascii="Times New Roman" w:hAnsi="Times New Roman" w:hint="eastAsia"/>
          <w:sz w:val="24"/>
          <w:szCs w:val="24"/>
        </w:rPr>
        <w:t>的全</w:t>
      </w:r>
      <w:proofErr w:type="gramStart"/>
      <w:r>
        <w:rPr>
          <w:rFonts w:ascii="Times New Roman" w:hAnsi="Times New Roman" w:hint="eastAsia"/>
          <w:sz w:val="24"/>
          <w:szCs w:val="24"/>
        </w:rPr>
        <w:t>栈</w:t>
      </w:r>
      <w:proofErr w:type="gramEnd"/>
      <w:r>
        <w:rPr>
          <w:rFonts w:ascii="Times New Roman" w:hAnsi="Times New Roman" w:hint="eastAsia"/>
          <w:sz w:val="24"/>
          <w:szCs w:val="24"/>
        </w:rPr>
        <w:t>式开发，很多功能都是在边学习边实践中实现的，在这个过程中学到了很多编程知识和思想，在以后的完善过程中，相信肯定可以学到更多新的知识。</w:t>
      </w:r>
    </w:p>
    <w:p w14:paraId="2CB65A1B" w14:textId="77777777" w:rsidR="003F64CC" w:rsidRDefault="003F64CC">
      <w:pPr>
        <w:widowControl/>
        <w:jc w:val="left"/>
        <w:rPr>
          <w:rFonts w:ascii="Times New Roman" w:hAnsi="Times New Roman"/>
          <w:sz w:val="24"/>
          <w:szCs w:val="24"/>
        </w:rPr>
      </w:pPr>
      <w:r>
        <w:rPr>
          <w:rFonts w:ascii="Times New Roman" w:hAnsi="Times New Roman"/>
          <w:sz w:val="24"/>
          <w:szCs w:val="24"/>
        </w:rPr>
        <w:br w:type="page"/>
      </w:r>
    </w:p>
    <w:p w14:paraId="0687864D" w14:textId="67A775B0" w:rsidR="00C50392" w:rsidRPr="00AD2803" w:rsidRDefault="00723373" w:rsidP="00AD2803">
      <w:pPr>
        <w:spacing w:beforeLines="80" w:before="249" w:afterLines="50" w:after="156" w:line="460" w:lineRule="exact"/>
        <w:jc w:val="center"/>
        <w:outlineLvl w:val="0"/>
        <w:rPr>
          <w:rFonts w:ascii="Times New Roman" w:eastAsia="楷体_GB2312" w:hAnsi="Times New Roman"/>
          <w:szCs w:val="24"/>
        </w:rPr>
        <w:sectPr w:rsidR="00C50392" w:rsidRPr="00AD2803">
          <w:headerReference w:type="default" r:id="rId47"/>
          <w:footerReference w:type="default" r:id="rId48"/>
          <w:endnotePr>
            <w:numFmt w:val="decimal"/>
          </w:endnotePr>
          <w:pgSz w:w="11906" w:h="16838"/>
          <w:pgMar w:top="1440" w:right="1800" w:bottom="1440" w:left="1800" w:header="851" w:footer="992" w:gutter="0"/>
          <w:cols w:space="425"/>
          <w:docGrid w:type="lines" w:linePitch="312"/>
        </w:sectPr>
      </w:pPr>
      <w:r>
        <w:rPr>
          <w:rFonts w:ascii="Times New Roman" w:eastAsia="黑体" w:hAnsi="Times New Roman"/>
          <w:b/>
          <w:sz w:val="36"/>
          <w:szCs w:val="36"/>
        </w:rPr>
        <w:lastRenderedPageBreak/>
        <w:t xml:space="preserve">  </w:t>
      </w:r>
      <w:bookmarkStart w:id="78" w:name="_Toc72610928"/>
      <w:r>
        <w:rPr>
          <w:rFonts w:ascii="Times New Roman" w:eastAsia="黑体" w:hAnsi="Times New Roman" w:hint="eastAsia"/>
          <w:b/>
          <w:sz w:val="36"/>
          <w:szCs w:val="36"/>
        </w:rPr>
        <w:t>参考文献</w:t>
      </w:r>
      <w:bookmarkEnd w:id="78"/>
    </w:p>
    <w:p w14:paraId="5182A53E" w14:textId="4FCF7510" w:rsidR="00AD2803" w:rsidRDefault="00AD2803" w:rsidP="00AD2803">
      <w:pPr>
        <w:spacing w:beforeLines="80" w:before="249" w:afterLines="50" w:after="156" w:line="460" w:lineRule="exact"/>
        <w:jc w:val="center"/>
        <w:outlineLvl w:val="0"/>
        <w:rPr>
          <w:rFonts w:ascii="Times New Roman" w:eastAsia="楷体_GB2312" w:hAnsi="Times New Roman"/>
          <w:szCs w:val="24"/>
        </w:rPr>
      </w:pPr>
      <w:r>
        <w:rPr>
          <w:rFonts w:ascii="Times New Roman" w:eastAsia="黑体" w:hAnsi="Times New Roman"/>
          <w:b/>
          <w:sz w:val="36"/>
          <w:szCs w:val="36"/>
        </w:rPr>
        <w:lastRenderedPageBreak/>
        <w:t xml:space="preserve">  </w:t>
      </w:r>
      <w:bookmarkStart w:id="79" w:name="_Toc72610929"/>
      <w:r>
        <w:rPr>
          <w:rFonts w:ascii="Times New Roman" w:eastAsia="黑体" w:hAnsi="Times New Roman" w:hint="eastAsia"/>
          <w:b/>
          <w:sz w:val="36"/>
          <w:szCs w:val="36"/>
        </w:rPr>
        <w:t>致谢</w:t>
      </w:r>
      <w:bookmarkEnd w:id="79"/>
    </w:p>
    <w:p w14:paraId="14590AF2" w14:textId="1E431B99" w:rsidR="00850418" w:rsidRDefault="00377F02" w:rsidP="00AD2803">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至此论文完成之际，谨向我的导师沙静</w:t>
      </w:r>
      <w:r w:rsidR="001D775F">
        <w:rPr>
          <w:rFonts w:ascii="Times New Roman" w:hAnsi="Times New Roman" w:hint="eastAsia"/>
          <w:sz w:val="24"/>
          <w:szCs w:val="24"/>
        </w:rPr>
        <w:t>导师</w:t>
      </w:r>
      <w:r>
        <w:rPr>
          <w:rFonts w:ascii="Times New Roman" w:hAnsi="Times New Roman" w:hint="eastAsia"/>
          <w:sz w:val="24"/>
          <w:szCs w:val="24"/>
        </w:rPr>
        <w:t>致以衷心的感谢和崇高的敬意</w:t>
      </w:r>
      <w:r w:rsidR="001D775F">
        <w:rPr>
          <w:rFonts w:ascii="Times New Roman" w:hAnsi="Times New Roman" w:hint="eastAsia"/>
          <w:sz w:val="24"/>
          <w:szCs w:val="24"/>
        </w:rPr>
        <w:t>！本论文倾注了导师大量的心血，无论是在论文的选题、项目的研究，还是论文的撰写，均离不开沙老师的悉心指导。沙老师严谨的治学态度和高度的责任心是我学习的榜样，并将是我终生献身科学和献身事业的动力。</w:t>
      </w:r>
    </w:p>
    <w:p w14:paraId="0F868245" w14:textId="738E64F7" w:rsidR="001E20FC" w:rsidRDefault="001E20FC" w:rsidP="00AD2803">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高山下，泉水旁，海滨好风光。感谢学校四年的培养。</w:t>
      </w:r>
    </w:p>
    <w:p w14:paraId="72BBBED7" w14:textId="2E81B80E" w:rsidR="001D775F" w:rsidRDefault="001D775F" w:rsidP="00AD2803">
      <w:pPr>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感谢陪伴我的舍友和同学，四年朝夕相处的陪伴，让我领略了</w:t>
      </w:r>
      <w:r w:rsidR="00E10693">
        <w:rPr>
          <w:rFonts w:ascii="Times New Roman" w:hAnsi="Times New Roman" w:hint="eastAsia"/>
          <w:sz w:val="24"/>
          <w:szCs w:val="24"/>
        </w:rPr>
        <w:t>形形色色的个性，见证了无数的精彩与感动，让我的大学生活不在孤单乏味。</w:t>
      </w:r>
    </w:p>
    <w:p w14:paraId="31028B32" w14:textId="77777777" w:rsidR="00257E3B" w:rsidRDefault="00E10693" w:rsidP="00AD2803">
      <w:pPr>
        <w:spacing w:line="360" w:lineRule="auto"/>
        <w:rPr>
          <w:rFonts w:ascii="Times New Roman" w:hAnsi="Times New Roman"/>
          <w:sz w:val="24"/>
          <w:szCs w:val="24"/>
        </w:rPr>
      </w:pPr>
      <w:r>
        <w:rPr>
          <w:rFonts w:ascii="Times New Roman" w:hAnsi="Times New Roman"/>
          <w:sz w:val="24"/>
          <w:szCs w:val="24"/>
        </w:rPr>
        <w:tab/>
      </w:r>
      <w:r w:rsidR="001E20FC">
        <w:rPr>
          <w:rFonts w:ascii="Times New Roman" w:hAnsi="Times New Roman" w:hint="eastAsia"/>
          <w:sz w:val="24"/>
          <w:szCs w:val="24"/>
        </w:rPr>
        <w:t>还要向我的父母和家人表达真挚的感谢，</w:t>
      </w:r>
      <w:r w:rsidR="004D1E81">
        <w:rPr>
          <w:rFonts w:ascii="Times New Roman" w:hAnsi="Times New Roman" w:hint="eastAsia"/>
          <w:sz w:val="24"/>
          <w:szCs w:val="24"/>
        </w:rPr>
        <w:t>自始至终我都不是一个顺从的孩子，在每一个人生的关键阶段</w:t>
      </w:r>
      <w:r w:rsidR="00257E3B">
        <w:rPr>
          <w:rFonts w:ascii="Times New Roman" w:hAnsi="Times New Roman" w:hint="eastAsia"/>
          <w:sz w:val="24"/>
          <w:szCs w:val="24"/>
        </w:rPr>
        <w:t>，我的选择都同父母发生了分歧，感谢父母对我的支持，感谢对我这个性格过于倔强的孩子的无限包容。</w:t>
      </w:r>
    </w:p>
    <w:p w14:paraId="417EBDD0" w14:textId="7F7A47EC" w:rsidR="00E10693" w:rsidRDefault="00257E3B" w:rsidP="00257E3B">
      <w:pPr>
        <w:spacing w:line="360" w:lineRule="auto"/>
        <w:ind w:firstLine="420"/>
        <w:rPr>
          <w:rFonts w:ascii="Times New Roman" w:hAnsi="Times New Roman"/>
          <w:sz w:val="24"/>
          <w:szCs w:val="24"/>
        </w:rPr>
      </w:pPr>
      <w:r>
        <w:rPr>
          <w:rFonts w:ascii="Times New Roman" w:hAnsi="Times New Roman" w:hint="eastAsia"/>
          <w:sz w:val="24"/>
          <w:szCs w:val="24"/>
        </w:rPr>
        <w:t>未来的生活可能会有不尽人意之时，但所有的路都是自己做的选择，虽然过程会很苦，但是我不会后悔。</w:t>
      </w:r>
    </w:p>
    <w:p w14:paraId="11263363" w14:textId="4491F445" w:rsidR="00257E3B" w:rsidRDefault="00257E3B" w:rsidP="00257E3B">
      <w:pPr>
        <w:spacing w:line="360" w:lineRule="auto"/>
        <w:ind w:firstLine="420"/>
        <w:rPr>
          <w:rFonts w:ascii="Times New Roman" w:hAnsi="Times New Roman"/>
          <w:sz w:val="24"/>
          <w:szCs w:val="24"/>
        </w:rPr>
      </w:pPr>
      <w:r>
        <w:rPr>
          <w:rFonts w:ascii="Times New Roman" w:hAnsi="Times New Roman" w:hint="eastAsia"/>
          <w:sz w:val="24"/>
          <w:szCs w:val="24"/>
        </w:rPr>
        <w:t>感谢遇见，感谢经历。</w:t>
      </w:r>
    </w:p>
    <w:p w14:paraId="04A9C1BE" w14:textId="77777777" w:rsidR="00257E3B" w:rsidRDefault="00257E3B" w:rsidP="00257E3B">
      <w:pPr>
        <w:spacing w:line="360" w:lineRule="auto"/>
        <w:ind w:firstLine="420"/>
        <w:rPr>
          <w:rFonts w:ascii="Times New Roman" w:hAnsi="Times New Roman"/>
          <w:sz w:val="24"/>
          <w:szCs w:val="24"/>
        </w:rPr>
      </w:pPr>
      <w:r>
        <w:rPr>
          <w:rFonts w:ascii="Times New Roman" w:hAnsi="Times New Roman" w:hint="eastAsia"/>
          <w:sz w:val="24"/>
          <w:szCs w:val="24"/>
        </w:rPr>
        <w:t>感谢这一路坚持走下来的自己。</w:t>
      </w:r>
    </w:p>
    <w:p w14:paraId="731C4B99" w14:textId="00EC4F45" w:rsidR="00257E3B" w:rsidRPr="00E10693" w:rsidRDefault="00257E3B" w:rsidP="00257E3B">
      <w:pPr>
        <w:spacing w:line="360" w:lineRule="auto"/>
        <w:ind w:firstLine="420"/>
        <w:rPr>
          <w:rFonts w:ascii="Times New Roman" w:hAnsi="Times New Roman"/>
          <w:sz w:val="24"/>
          <w:szCs w:val="24"/>
        </w:rPr>
      </w:pPr>
      <w:r>
        <w:rPr>
          <w:rFonts w:ascii="Times New Roman" w:hAnsi="Times New Roman" w:hint="eastAsia"/>
          <w:sz w:val="24"/>
          <w:szCs w:val="24"/>
        </w:rPr>
        <w:t>故事还长，请别失望。</w:t>
      </w:r>
    </w:p>
    <w:sectPr w:rsidR="00257E3B" w:rsidRPr="00E10693">
      <w:headerReference w:type="default" r:id="rId49"/>
      <w:footerReference w:type="default" r:id="rId50"/>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CA998" w14:textId="77777777" w:rsidR="00BE69D0" w:rsidRDefault="00BE69D0" w:rsidP="00E427C5"/>
  </w:endnote>
  <w:endnote w:type="continuationSeparator" w:id="0">
    <w:p w14:paraId="2C8FEE70" w14:textId="77777777" w:rsidR="00BE69D0" w:rsidRPr="00850418" w:rsidRDefault="00BE69D0" w:rsidP="00850418">
      <w:pPr>
        <w:pStyle w:val="a5"/>
      </w:pPr>
    </w:p>
  </w:endnote>
  <w:endnote w:id="1">
    <w:p w14:paraId="197241C3" w14:textId="5A685FFE"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Chun-Cheng, Hsu, Jo, et al. Exploring the Design Principles Necessary for Building Blog Website Interface[C]// </w:t>
      </w:r>
      <w:r w:rsidRPr="00A55CF8">
        <w:rPr>
          <w:rFonts w:ascii="Times New Roman" w:hAnsi="Times New Roman"/>
          <w:sz w:val="24"/>
          <w:szCs w:val="24"/>
        </w:rPr>
        <w:t>第十七届国际工效学大会暨中国人类工效学会成立</w:t>
      </w:r>
      <w:r w:rsidRPr="00A55CF8">
        <w:rPr>
          <w:rFonts w:ascii="Times New Roman" w:hAnsi="Times New Roman"/>
          <w:sz w:val="24"/>
          <w:szCs w:val="24"/>
        </w:rPr>
        <w:t>20</w:t>
      </w:r>
      <w:r w:rsidRPr="00A55CF8">
        <w:rPr>
          <w:rFonts w:ascii="Times New Roman" w:hAnsi="Times New Roman"/>
          <w:sz w:val="24"/>
          <w:szCs w:val="24"/>
        </w:rPr>
        <w:t>周年庆祝大会</w:t>
      </w:r>
      <w:r w:rsidRPr="00A55CF8">
        <w:rPr>
          <w:rFonts w:ascii="Times New Roman" w:hAnsi="Times New Roman"/>
          <w:sz w:val="24"/>
          <w:szCs w:val="24"/>
        </w:rPr>
        <w:t>. 0.</w:t>
      </w:r>
    </w:p>
  </w:endnote>
  <w:endnote w:id="2">
    <w:p w14:paraId="1890F10A" w14:textId="1F9106A1"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吴飞燕</w:t>
      </w:r>
      <w:r w:rsidRPr="00A55CF8">
        <w:rPr>
          <w:rFonts w:ascii="Times New Roman" w:hAnsi="Times New Roman"/>
          <w:sz w:val="24"/>
          <w:szCs w:val="24"/>
        </w:rPr>
        <w:t xml:space="preserve">. </w:t>
      </w:r>
      <w:r w:rsidRPr="00A55CF8">
        <w:rPr>
          <w:rFonts w:ascii="Times New Roman" w:hAnsi="Times New Roman"/>
          <w:sz w:val="24"/>
          <w:szCs w:val="24"/>
        </w:rPr>
        <w:t>基于用户体验的网页</w:t>
      </w:r>
      <w:r w:rsidRPr="00A55CF8">
        <w:rPr>
          <w:rFonts w:ascii="Times New Roman" w:hAnsi="Times New Roman"/>
          <w:sz w:val="24"/>
          <w:szCs w:val="24"/>
        </w:rPr>
        <w:t>UI</w:t>
      </w:r>
      <w:r w:rsidRPr="00A55CF8">
        <w:rPr>
          <w:rFonts w:ascii="Times New Roman" w:hAnsi="Times New Roman"/>
          <w:sz w:val="24"/>
          <w:szCs w:val="24"/>
        </w:rPr>
        <w:t>设计</w:t>
      </w:r>
      <w:r w:rsidRPr="00A55CF8">
        <w:rPr>
          <w:rFonts w:ascii="Times New Roman" w:hAnsi="Times New Roman"/>
          <w:sz w:val="24"/>
          <w:szCs w:val="24"/>
        </w:rPr>
        <w:t xml:space="preserve">[J]. </w:t>
      </w:r>
      <w:r w:rsidRPr="00A55CF8">
        <w:rPr>
          <w:rFonts w:ascii="Times New Roman" w:hAnsi="Times New Roman"/>
          <w:sz w:val="24"/>
          <w:szCs w:val="24"/>
        </w:rPr>
        <w:t>电子世界</w:t>
      </w:r>
      <w:r w:rsidRPr="00A55CF8">
        <w:rPr>
          <w:rFonts w:ascii="Times New Roman" w:hAnsi="Times New Roman"/>
          <w:sz w:val="24"/>
          <w:szCs w:val="24"/>
        </w:rPr>
        <w:t>, 2014, 000(010):107-107.</w:t>
      </w:r>
    </w:p>
  </w:endnote>
  <w:endnote w:id="3">
    <w:p w14:paraId="4A74F88B" w14:textId="14BB87EB"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徐頔</w:t>
      </w:r>
      <w:r w:rsidRPr="00A55CF8">
        <w:rPr>
          <w:rFonts w:ascii="Times New Roman" w:hAnsi="Times New Roman"/>
          <w:sz w:val="24"/>
          <w:szCs w:val="24"/>
        </w:rPr>
        <w:t xml:space="preserve">, </w:t>
      </w:r>
      <w:r w:rsidRPr="00A55CF8">
        <w:rPr>
          <w:rFonts w:ascii="Times New Roman" w:hAnsi="Times New Roman"/>
          <w:sz w:val="24"/>
          <w:szCs w:val="24"/>
        </w:rPr>
        <w:t>朱广华</w:t>
      </w:r>
      <w:r w:rsidRPr="00A55CF8">
        <w:rPr>
          <w:rFonts w:ascii="Times New Roman" w:hAnsi="Times New Roman"/>
          <w:sz w:val="24"/>
          <w:szCs w:val="24"/>
        </w:rPr>
        <w:t xml:space="preserve">, &amp; </w:t>
      </w:r>
      <w:r w:rsidRPr="00A55CF8">
        <w:rPr>
          <w:rFonts w:ascii="Times New Roman" w:hAnsi="Times New Roman"/>
          <w:sz w:val="24"/>
          <w:szCs w:val="24"/>
        </w:rPr>
        <w:t>贾瑶</w:t>
      </w:r>
      <w:r w:rsidRPr="00A55CF8">
        <w:rPr>
          <w:rFonts w:ascii="Times New Roman" w:hAnsi="Times New Roman"/>
          <w:sz w:val="24"/>
          <w:szCs w:val="24"/>
        </w:rPr>
        <w:t xml:space="preserve">. (2017). </w:t>
      </w:r>
      <w:r w:rsidRPr="00A55CF8">
        <w:rPr>
          <w:rFonts w:ascii="Times New Roman" w:hAnsi="Times New Roman"/>
          <w:sz w:val="24"/>
          <w:szCs w:val="24"/>
        </w:rPr>
        <w:t>基于</w:t>
      </w:r>
      <w:r w:rsidRPr="00A55CF8">
        <w:rPr>
          <w:rFonts w:ascii="Times New Roman" w:hAnsi="Times New Roman"/>
          <w:sz w:val="24"/>
          <w:szCs w:val="24"/>
        </w:rPr>
        <w:t>vuejs</w:t>
      </w:r>
      <w:r w:rsidRPr="00A55CF8">
        <w:rPr>
          <w:rFonts w:ascii="Times New Roman" w:hAnsi="Times New Roman"/>
          <w:sz w:val="24"/>
          <w:szCs w:val="24"/>
        </w:rPr>
        <w:t>的</w:t>
      </w:r>
      <w:r w:rsidRPr="00A55CF8">
        <w:rPr>
          <w:rFonts w:ascii="Times New Roman" w:hAnsi="Times New Roman"/>
          <w:sz w:val="24"/>
          <w:szCs w:val="24"/>
        </w:rPr>
        <w:t>web</w:t>
      </w:r>
      <w:r w:rsidRPr="00A55CF8">
        <w:rPr>
          <w:rFonts w:ascii="Times New Roman" w:hAnsi="Times New Roman"/>
          <w:sz w:val="24"/>
          <w:szCs w:val="24"/>
        </w:rPr>
        <w:t>前端开发研究</w:t>
      </w:r>
      <w:r w:rsidRPr="00A55CF8">
        <w:rPr>
          <w:rFonts w:ascii="Times New Roman" w:hAnsi="Times New Roman"/>
          <w:sz w:val="24"/>
          <w:szCs w:val="24"/>
        </w:rPr>
        <w:t xml:space="preserve">. </w:t>
      </w:r>
      <w:r w:rsidRPr="00A55CF8">
        <w:rPr>
          <w:rFonts w:ascii="Times New Roman" w:hAnsi="Times New Roman"/>
          <w:sz w:val="24"/>
          <w:szCs w:val="24"/>
        </w:rPr>
        <w:t>科技风</w:t>
      </w:r>
      <w:r w:rsidRPr="00A55CF8">
        <w:rPr>
          <w:rFonts w:ascii="Times New Roman" w:hAnsi="Times New Roman"/>
          <w:sz w:val="24"/>
          <w:szCs w:val="24"/>
        </w:rPr>
        <w:t>, 000(014), 69-69.</w:t>
      </w:r>
    </w:p>
  </w:endnote>
  <w:endnote w:id="4">
    <w:p w14:paraId="5B7A1CC7" w14:textId="5435F656"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麦冬</w:t>
      </w:r>
      <w:r w:rsidRPr="00A55CF8">
        <w:rPr>
          <w:rFonts w:ascii="Times New Roman" w:hAnsi="Times New Roman"/>
          <w:sz w:val="24"/>
          <w:szCs w:val="24"/>
        </w:rPr>
        <w:t xml:space="preserve">, </w:t>
      </w:r>
      <w:r w:rsidRPr="00A55CF8">
        <w:rPr>
          <w:rFonts w:ascii="Times New Roman" w:hAnsi="Times New Roman"/>
          <w:sz w:val="24"/>
          <w:szCs w:val="24"/>
        </w:rPr>
        <w:t>陈涛</w:t>
      </w:r>
      <w:r w:rsidRPr="00A55CF8">
        <w:rPr>
          <w:rFonts w:ascii="Times New Roman" w:hAnsi="Times New Roman"/>
          <w:sz w:val="24"/>
          <w:szCs w:val="24"/>
        </w:rPr>
        <w:t xml:space="preserve">, </w:t>
      </w:r>
      <w:r w:rsidRPr="00A55CF8">
        <w:rPr>
          <w:rFonts w:ascii="Times New Roman" w:hAnsi="Times New Roman"/>
          <w:sz w:val="24"/>
          <w:szCs w:val="24"/>
        </w:rPr>
        <w:t>梁宗湾</w:t>
      </w:r>
      <w:r w:rsidRPr="00A55CF8">
        <w:rPr>
          <w:rFonts w:ascii="Times New Roman" w:hAnsi="Times New Roman"/>
          <w:sz w:val="24"/>
          <w:szCs w:val="24"/>
        </w:rPr>
        <w:t xml:space="preserve">. </w:t>
      </w:r>
      <w:r w:rsidRPr="00A55CF8">
        <w:rPr>
          <w:rFonts w:ascii="Times New Roman" w:hAnsi="Times New Roman"/>
          <w:sz w:val="24"/>
          <w:szCs w:val="24"/>
        </w:rPr>
        <w:t>轻量级响应式框架</w:t>
      </w:r>
      <w:r w:rsidRPr="00A55CF8">
        <w:rPr>
          <w:rFonts w:ascii="Times New Roman" w:hAnsi="Times New Roman"/>
          <w:sz w:val="24"/>
          <w:szCs w:val="24"/>
        </w:rPr>
        <w:t>Vue.js</w:t>
      </w:r>
      <w:r w:rsidRPr="00A55CF8">
        <w:rPr>
          <w:rFonts w:ascii="Times New Roman" w:hAnsi="Times New Roman"/>
          <w:sz w:val="24"/>
          <w:szCs w:val="24"/>
        </w:rPr>
        <w:t>应用分析</w:t>
      </w:r>
      <w:r w:rsidRPr="00A55CF8">
        <w:rPr>
          <w:rFonts w:ascii="Times New Roman" w:hAnsi="Times New Roman"/>
          <w:sz w:val="24"/>
          <w:szCs w:val="24"/>
        </w:rPr>
        <w:t xml:space="preserve">[J]. </w:t>
      </w:r>
      <w:r w:rsidRPr="00A55CF8">
        <w:rPr>
          <w:rFonts w:ascii="Times New Roman" w:hAnsi="Times New Roman"/>
          <w:sz w:val="24"/>
          <w:szCs w:val="24"/>
        </w:rPr>
        <w:t>信息与电脑</w:t>
      </w:r>
      <w:r w:rsidRPr="00A55CF8">
        <w:rPr>
          <w:rFonts w:ascii="Times New Roman" w:hAnsi="Times New Roman"/>
          <w:sz w:val="24"/>
          <w:szCs w:val="24"/>
        </w:rPr>
        <w:t>(</w:t>
      </w:r>
      <w:r w:rsidRPr="00A55CF8">
        <w:rPr>
          <w:rFonts w:ascii="Times New Roman" w:hAnsi="Times New Roman"/>
          <w:sz w:val="24"/>
          <w:szCs w:val="24"/>
        </w:rPr>
        <w:t>理论版</w:t>
      </w:r>
      <w:r w:rsidRPr="00A55CF8">
        <w:rPr>
          <w:rFonts w:ascii="Times New Roman" w:hAnsi="Times New Roman"/>
          <w:sz w:val="24"/>
          <w:szCs w:val="24"/>
        </w:rPr>
        <w:t>), 2017, 377(07):58-59.</w:t>
      </w:r>
    </w:p>
  </w:endnote>
  <w:endnote w:id="5">
    <w:p w14:paraId="626C5C97" w14:textId="1F0A6407"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杨小彦</w:t>
      </w:r>
      <w:r w:rsidRPr="00A55CF8">
        <w:rPr>
          <w:rFonts w:ascii="Times New Roman" w:hAnsi="Times New Roman"/>
          <w:sz w:val="24"/>
          <w:szCs w:val="24"/>
        </w:rPr>
        <w:t xml:space="preserve">. </w:t>
      </w:r>
      <w:r w:rsidRPr="00A55CF8">
        <w:rPr>
          <w:rFonts w:ascii="Times New Roman" w:hAnsi="Times New Roman"/>
          <w:sz w:val="24"/>
          <w:szCs w:val="24"/>
        </w:rPr>
        <w:t>基于</w:t>
      </w:r>
      <w:r w:rsidRPr="00A55CF8">
        <w:rPr>
          <w:rFonts w:ascii="Times New Roman" w:hAnsi="Times New Roman"/>
          <w:sz w:val="24"/>
          <w:szCs w:val="24"/>
        </w:rPr>
        <w:t>TOKEN</w:t>
      </w:r>
      <w:r w:rsidRPr="00A55CF8">
        <w:rPr>
          <w:rFonts w:ascii="Times New Roman" w:hAnsi="Times New Roman"/>
          <w:sz w:val="24"/>
          <w:szCs w:val="24"/>
        </w:rPr>
        <w:t>令牌的身份校验方法及相关设备</w:t>
      </w:r>
      <w:r w:rsidRPr="00A55CF8">
        <w:rPr>
          <w:rFonts w:ascii="Times New Roman" w:hAnsi="Times New Roman"/>
          <w:sz w:val="24"/>
          <w:szCs w:val="24"/>
        </w:rPr>
        <w:t>:, CN110493258A[P]. 2019.</w:t>
      </w:r>
    </w:p>
  </w:endnote>
  <w:endnote w:id="6">
    <w:p w14:paraId="066AC902" w14:textId="437F1827"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Rfc B . 1321, The MD5 Message-Digest Algorithm[J]. Network Working Group Ietf, 1992.</w:t>
      </w:r>
    </w:p>
  </w:endnote>
  <w:endnote w:id="7">
    <w:p w14:paraId="61E52696" w14:textId="23734508"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彭娜</w:t>
      </w:r>
      <w:r w:rsidRPr="00A55CF8">
        <w:rPr>
          <w:rFonts w:ascii="Times New Roman" w:hAnsi="Times New Roman"/>
          <w:sz w:val="24"/>
          <w:szCs w:val="24"/>
        </w:rPr>
        <w:t xml:space="preserve">. </w:t>
      </w:r>
      <w:r w:rsidRPr="00A55CF8">
        <w:rPr>
          <w:rFonts w:ascii="Times New Roman" w:hAnsi="Times New Roman"/>
          <w:sz w:val="24"/>
          <w:szCs w:val="24"/>
        </w:rPr>
        <w:t>基于</w:t>
      </w:r>
      <w:r w:rsidRPr="00A55CF8">
        <w:rPr>
          <w:rFonts w:ascii="Times New Roman" w:hAnsi="Times New Roman"/>
          <w:sz w:val="24"/>
          <w:szCs w:val="24"/>
        </w:rPr>
        <w:t>Node.JS</w:t>
      </w:r>
      <w:r w:rsidRPr="00A55CF8">
        <w:rPr>
          <w:rFonts w:ascii="Times New Roman" w:hAnsi="Times New Roman"/>
          <w:sz w:val="24"/>
          <w:szCs w:val="24"/>
        </w:rPr>
        <w:t>博客系统的设计与实现</w:t>
      </w:r>
      <w:r w:rsidRPr="00A55CF8">
        <w:rPr>
          <w:rFonts w:ascii="Times New Roman" w:hAnsi="Times New Roman"/>
          <w:sz w:val="24"/>
          <w:szCs w:val="24"/>
        </w:rPr>
        <w:t xml:space="preserve">. (Doctoral dissertation, </w:t>
      </w:r>
      <w:r w:rsidRPr="00A55CF8">
        <w:rPr>
          <w:rFonts w:ascii="Times New Roman" w:hAnsi="Times New Roman"/>
          <w:sz w:val="24"/>
          <w:szCs w:val="24"/>
        </w:rPr>
        <w:t>大连理工大学</w:t>
      </w:r>
      <w:r w:rsidRPr="00A55CF8">
        <w:rPr>
          <w:rFonts w:ascii="Times New Roman" w:hAnsi="Times New Roman"/>
          <w:sz w:val="24"/>
          <w:szCs w:val="24"/>
        </w:rPr>
        <w:t>).</w:t>
      </w:r>
    </w:p>
  </w:endnote>
  <w:endnote w:id="8">
    <w:p w14:paraId="4977B720" w14:textId="2B51D99D"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刘立</w:t>
      </w:r>
      <w:r w:rsidRPr="00A55CF8">
        <w:rPr>
          <w:rFonts w:ascii="Times New Roman" w:hAnsi="Times New Roman"/>
          <w:sz w:val="24"/>
          <w:szCs w:val="24"/>
        </w:rPr>
        <w:t>. MVVM</w:t>
      </w:r>
      <w:r w:rsidRPr="00A55CF8">
        <w:rPr>
          <w:rFonts w:ascii="Times New Roman" w:hAnsi="Times New Roman"/>
          <w:sz w:val="24"/>
          <w:szCs w:val="24"/>
        </w:rPr>
        <w:t>模式分析与应用</w:t>
      </w:r>
      <w:r w:rsidRPr="00A55CF8">
        <w:rPr>
          <w:rFonts w:ascii="Times New Roman" w:hAnsi="Times New Roman"/>
          <w:sz w:val="24"/>
          <w:szCs w:val="24"/>
        </w:rPr>
        <w:t xml:space="preserve">[J]. </w:t>
      </w:r>
      <w:r w:rsidRPr="00A55CF8">
        <w:rPr>
          <w:rFonts w:ascii="Times New Roman" w:hAnsi="Times New Roman"/>
          <w:sz w:val="24"/>
          <w:szCs w:val="24"/>
        </w:rPr>
        <w:t>微型电脑应用</w:t>
      </w:r>
      <w:r w:rsidRPr="00A55CF8">
        <w:rPr>
          <w:rFonts w:ascii="Times New Roman" w:hAnsi="Times New Roman"/>
          <w:sz w:val="24"/>
          <w:szCs w:val="24"/>
        </w:rPr>
        <w:t>, 2012(12):65-68.</w:t>
      </w:r>
    </w:p>
  </w:endnote>
  <w:endnote w:id="9">
    <w:p w14:paraId="341AA995" w14:textId="184EC777" w:rsidR="00A55CF8" w:rsidRPr="00A55CF8" w:rsidRDefault="00A55CF8" w:rsidP="00A55CF8">
      <w:pPr>
        <w:pStyle w:val="af4"/>
        <w:spacing w:line="360" w:lineRule="auto"/>
        <w:rPr>
          <w:rFonts w:ascii="Times New Roman" w:hAnsi="Times New Roman"/>
          <w:sz w:val="24"/>
          <w:szCs w:val="24"/>
        </w:rPr>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w:t>
      </w:r>
      <w:r w:rsidRPr="00A55CF8">
        <w:rPr>
          <w:rFonts w:ascii="Times New Roman" w:hAnsi="Times New Roman"/>
          <w:sz w:val="24"/>
          <w:szCs w:val="24"/>
        </w:rPr>
        <w:t>闫志英</w:t>
      </w:r>
      <w:r w:rsidRPr="00A55CF8">
        <w:rPr>
          <w:rFonts w:ascii="Times New Roman" w:hAnsi="Times New Roman"/>
          <w:sz w:val="24"/>
          <w:szCs w:val="24"/>
        </w:rPr>
        <w:t xml:space="preserve">. </w:t>
      </w:r>
      <w:r w:rsidRPr="00A55CF8">
        <w:rPr>
          <w:rFonts w:ascii="Times New Roman" w:hAnsi="Times New Roman"/>
          <w:sz w:val="24"/>
          <w:szCs w:val="24"/>
        </w:rPr>
        <w:t>浅析</w:t>
      </w:r>
      <w:r w:rsidRPr="00A55CF8">
        <w:rPr>
          <w:rFonts w:ascii="Times New Roman" w:hAnsi="Times New Roman"/>
          <w:sz w:val="24"/>
          <w:szCs w:val="24"/>
        </w:rPr>
        <w:t>Web</w:t>
      </w:r>
      <w:r w:rsidRPr="00A55CF8">
        <w:rPr>
          <w:rFonts w:ascii="Times New Roman" w:hAnsi="Times New Roman"/>
          <w:sz w:val="24"/>
          <w:szCs w:val="24"/>
        </w:rPr>
        <w:t>前端开发技术</w:t>
      </w:r>
      <w:r w:rsidRPr="00A55CF8">
        <w:rPr>
          <w:rFonts w:ascii="Times New Roman" w:hAnsi="Times New Roman"/>
          <w:sz w:val="24"/>
          <w:szCs w:val="24"/>
        </w:rPr>
        <w:t xml:space="preserve">[J]. </w:t>
      </w:r>
      <w:r w:rsidRPr="00A55CF8">
        <w:rPr>
          <w:rFonts w:ascii="Times New Roman" w:hAnsi="Times New Roman"/>
          <w:sz w:val="24"/>
          <w:szCs w:val="24"/>
        </w:rPr>
        <w:t>无线互联科技</w:t>
      </w:r>
      <w:r w:rsidRPr="00A55CF8">
        <w:rPr>
          <w:rFonts w:ascii="Times New Roman" w:hAnsi="Times New Roman"/>
          <w:sz w:val="24"/>
          <w:szCs w:val="24"/>
        </w:rPr>
        <w:t>, 2016, 000(002):47-48.</w:t>
      </w:r>
    </w:p>
  </w:endnote>
  <w:endnote w:id="10">
    <w:p w14:paraId="1AC738D6" w14:textId="1398ED7D" w:rsidR="00A55CF8" w:rsidRDefault="00A55CF8" w:rsidP="00A55CF8">
      <w:pPr>
        <w:pStyle w:val="af4"/>
        <w:spacing w:line="360" w:lineRule="auto"/>
      </w:pPr>
      <w:r w:rsidRPr="00A55CF8">
        <w:rPr>
          <w:rStyle w:val="af6"/>
          <w:rFonts w:ascii="Times New Roman" w:hAnsi="Times New Roman"/>
          <w:sz w:val="24"/>
          <w:szCs w:val="24"/>
          <w:vertAlign w:val="baseline"/>
        </w:rPr>
        <w:t>[</w:t>
      </w:r>
      <w:r w:rsidRPr="00A55CF8">
        <w:rPr>
          <w:rStyle w:val="af6"/>
          <w:rFonts w:ascii="Times New Roman" w:hAnsi="Times New Roman"/>
          <w:sz w:val="24"/>
          <w:szCs w:val="24"/>
          <w:vertAlign w:val="baseline"/>
        </w:rPr>
        <w:endnoteRef/>
      </w:r>
      <w:r w:rsidRPr="00A55CF8">
        <w:rPr>
          <w:rStyle w:val="af6"/>
          <w:rFonts w:ascii="Times New Roman" w:hAnsi="Times New Roman"/>
          <w:sz w:val="24"/>
          <w:szCs w:val="24"/>
          <w:vertAlign w:val="baseline"/>
        </w:rPr>
        <w:t>]</w:t>
      </w:r>
      <w:r w:rsidRPr="00A55CF8">
        <w:rPr>
          <w:rFonts w:ascii="Times New Roman" w:hAnsi="Times New Roman"/>
          <w:sz w:val="24"/>
          <w:szCs w:val="24"/>
        </w:rPr>
        <w:t xml:space="preserve"> Goel U ,  Steiner M . System to Identify and Elide Superfluous JavaScript Code for Faster Webpage Loads[J].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C2BB9" w14:textId="77777777" w:rsidR="00E427C5" w:rsidRDefault="00E427C5">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6AF17" w14:textId="00AFC6AE" w:rsidR="00E427C5" w:rsidRPr="00723373" w:rsidRDefault="00C2150A">
    <w:pPr>
      <w:pStyle w:val="a5"/>
      <w:jc w:val="center"/>
      <w:rPr>
        <w:rFonts w:ascii="Calibri" w:hAnsi="Calibri" w:cs="Courier New"/>
      </w:rPr>
    </w:pPr>
    <w:r w:rsidRPr="00723373">
      <w:rPr>
        <w:rFonts w:ascii="Calibri" w:hAnsi="Calibri"/>
      </w:rPr>
      <w:fldChar w:fldCharType="begin"/>
    </w:r>
    <w:r w:rsidRPr="00723373">
      <w:rPr>
        <w:rFonts w:ascii="Calibri" w:hAnsi="Calibri"/>
      </w:rPr>
      <w:instrText>PAGE  \* ROMAN  \* MERGEFORMAT</w:instrText>
    </w:r>
    <w:r w:rsidRPr="00723373">
      <w:rPr>
        <w:rFonts w:ascii="Calibri" w:hAnsi="Calibri"/>
      </w:rPr>
      <w:fldChar w:fldCharType="separate"/>
    </w:r>
    <w:r w:rsidR="00E7322F" w:rsidRPr="00E7322F">
      <w:rPr>
        <w:rFonts w:ascii="Calibri" w:hAnsi="Calibri"/>
        <w:noProof/>
        <w:lang w:val="zh-CN"/>
      </w:rPr>
      <w:t>II</w:t>
    </w:r>
    <w:r w:rsidRPr="00723373">
      <w:rPr>
        <w:rFonts w:ascii="Calibri" w:hAnsi="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29002" w14:textId="748D6FCB" w:rsidR="00C2150A" w:rsidRPr="00723373" w:rsidRDefault="00723373">
    <w:pPr>
      <w:pStyle w:val="a5"/>
      <w:jc w:val="center"/>
      <w:rPr>
        <w:rFonts w:ascii="Calibri" w:hAnsi="Calibri"/>
      </w:rPr>
    </w:pPr>
    <w:r w:rsidRPr="00723373">
      <w:rPr>
        <w:rFonts w:ascii="Calibri" w:hAnsi="Calibri"/>
      </w:rPr>
      <w:fldChar w:fldCharType="begin"/>
    </w:r>
    <w:r w:rsidRPr="00723373">
      <w:rPr>
        <w:rFonts w:ascii="Calibri" w:hAnsi="Calibri"/>
      </w:rPr>
      <w:instrText>PAGE  \* ROMAN  \* MERGEFORMAT</w:instrText>
    </w:r>
    <w:r w:rsidRPr="00723373">
      <w:rPr>
        <w:rFonts w:ascii="Calibri" w:hAnsi="Calibri"/>
      </w:rPr>
      <w:fldChar w:fldCharType="separate"/>
    </w:r>
    <w:r w:rsidR="00E7322F" w:rsidRPr="00E7322F">
      <w:rPr>
        <w:rFonts w:ascii="Calibri" w:hAnsi="Calibri"/>
        <w:noProof/>
        <w:lang w:val="zh-CN"/>
      </w:rPr>
      <w:t>III</w:t>
    </w:r>
    <w:r w:rsidRPr="00723373">
      <w:rPr>
        <w:rFonts w:ascii="Calibri" w:hAnsi="Calibr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2C5F" w14:textId="77777777" w:rsidR="00B11A58" w:rsidRDefault="00C77DB5">
    <w:pPr>
      <w:pStyle w:val="a5"/>
      <w:jc w:val="center"/>
    </w:pPr>
    <w:r>
      <w:fldChar w:fldCharType="begin"/>
    </w:r>
    <w:r>
      <w:instrText>PAGE   \* MERGEFORMAT</w:instrText>
    </w:r>
    <w:r>
      <w:fldChar w:fldCharType="separate"/>
    </w:r>
    <w:r w:rsidR="00E7322F" w:rsidRPr="00E7322F">
      <w:rPr>
        <w:noProof/>
        <w:lang w:val="zh-CN"/>
      </w:rPr>
      <w:t>45</w:t>
    </w:r>
    <w:r>
      <w:rPr>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84179" w14:textId="77777777" w:rsidR="00DD114F" w:rsidRDefault="00DD114F">
    <w:pPr>
      <w:pStyle w:val="a5"/>
      <w:jc w:val="center"/>
    </w:pPr>
    <w:r>
      <w:fldChar w:fldCharType="begin"/>
    </w:r>
    <w:r>
      <w:instrText>PAGE   \* MERGEFORMAT</w:instrText>
    </w:r>
    <w:r>
      <w:fldChar w:fldCharType="separate"/>
    </w:r>
    <w:r w:rsidR="00E7322F" w:rsidRPr="00E7322F">
      <w:rPr>
        <w:noProof/>
        <w:lang w:val="zh-CN"/>
      </w:rPr>
      <w:t>46</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955DB" w14:textId="77777777" w:rsidR="00BE69D0" w:rsidRDefault="00BE69D0" w:rsidP="00E427C5">
      <w:r>
        <w:separator/>
      </w:r>
    </w:p>
  </w:footnote>
  <w:footnote w:type="continuationSeparator" w:id="0">
    <w:p w14:paraId="43E9F6BA" w14:textId="77777777" w:rsidR="00BE69D0" w:rsidRDefault="00BE69D0" w:rsidP="00E42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86F12" w14:textId="77777777" w:rsidR="00E427C5" w:rsidRDefault="00E427C5">
    <w:pPr>
      <w:pStyle w:val="2"/>
      <w:rPr>
        <w:sz w:val="21"/>
        <w:szCs w:val="21"/>
      </w:rPr>
    </w:pPr>
    <w:r>
      <w:rPr>
        <w:rFonts w:hint="eastAsia"/>
        <w:sz w:val="21"/>
        <w:szCs w:val="21"/>
      </w:rPr>
      <w:t>山东科技大学学士学位论文</w:t>
    </w:r>
  </w:p>
  <w:p w14:paraId="2329E5AD" w14:textId="77777777" w:rsidR="00E427C5" w:rsidRDefault="00E427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2F89A" w14:textId="77777777" w:rsidR="00B11A58" w:rsidRDefault="00C77DB5">
    <w:pPr>
      <w:pStyle w:val="a3"/>
    </w:pPr>
    <w:r>
      <w:rPr>
        <w:rFonts w:hint="eastAsia"/>
      </w:rPr>
      <w:t>山东科技大学学士学位论文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D1F64" w14:textId="77777777" w:rsidR="00DD114F" w:rsidRDefault="00DD114F">
    <w:pPr>
      <w:pStyle w:val="a3"/>
    </w:pPr>
    <w:r>
      <w:rPr>
        <w:rFonts w:hint="eastAsia"/>
      </w:rPr>
      <w:t>山东科技大学学士学位论文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C6AD0"/>
    <w:multiLevelType w:val="hybridMultilevel"/>
    <w:tmpl w:val="0F2C6FF0"/>
    <w:lvl w:ilvl="0" w:tplc="997E1C92">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6E32FC"/>
    <w:multiLevelType w:val="hybridMultilevel"/>
    <w:tmpl w:val="5D1C6F24"/>
    <w:lvl w:ilvl="0" w:tplc="8E02570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24C79C2"/>
    <w:multiLevelType w:val="hybridMultilevel"/>
    <w:tmpl w:val="41002F70"/>
    <w:lvl w:ilvl="0" w:tplc="9146A44C">
      <w:start w:val="1"/>
      <w:numFmt w:val="decimal"/>
      <w:lvlText w:val="（%1）"/>
      <w:lvlJc w:val="left"/>
      <w:pPr>
        <w:ind w:left="840" w:hanging="420"/>
      </w:pPr>
      <w:rPr>
        <w:rFonts w:hint="eastAsia"/>
      </w:rPr>
    </w:lvl>
    <w:lvl w:ilvl="1" w:tplc="9146A44C">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7941FB"/>
    <w:multiLevelType w:val="hybridMultilevel"/>
    <w:tmpl w:val="7FA0A866"/>
    <w:lvl w:ilvl="0" w:tplc="FF96BCDA">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0D51AF"/>
    <w:multiLevelType w:val="hybridMultilevel"/>
    <w:tmpl w:val="E9DE853A"/>
    <w:lvl w:ilvl="0" w:tplc="9146A4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0"/>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于程">
    <w15:presenceInfo w15:providerId="None" w15:userId="于程"/>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o:colormru v:ext="edit" colors="#d0e8cf"/>
    </o:shapedefaults>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23FB"/>
    <w:rsid w:val="000117B0"/>
    <w:rsid w:val="000237E2"/>
    <w:rsid w:val="00026773"/>
    <w:rsid w:val="00061805"/>
    <w:rsid w:val="00064B7C"/>
    <w:rsid w:val="00086840"/>
    <w:rsid w:val="000A10D8"/>
    <w:rsid w:val="000B6979"/>
    <w:rsid w:val="000D6010"/>
    <w:rsid w:val="000E476C"/>
    <w:rsid w:val="00104AF6"/>
    <w:rsid w:val="001315A1"/>
    <w:rsid w:val="00133F36"/>
    <w:rsid w:val="00143545"/>
    <w:rsid w:val="001514F4"/>
    <w:rsid w:val="0015632C"/>
    <w:rsid w:val="00192157"/>
    <w:rsid w:val="001A1E27"/>
    <w:rsid w:val="001A3F79"/>
    <w:rsid w:val="001C63F9"/>
    <w:rsid w:val="001D16EA"/>
    <w:rsid w:val="001D775F"/>
    <w:rsid w:val="001E20FC"/>
    <w:rsid w:val="00220CDC"/>
    <w:rsid w:val="00221CB7"/>
    <w:rsid w:val="00246AD4"/>
    <w:rsid w:val="00257E3B"/>
    <w:rsid w:val="00260871"/>
    <w:rsid w:val="002766CD"/>
    <w:rsid w:val="00286D66"/>
    <w:rsid w:val="002879CB"/>
    <w:rsid w:val="0030304D"/>
    <w:rsid w:val="00307F6B"/>
    <w:rsid w:val="003402C7"/>
    <w:rsid w:val="00361DC6"/>
    <w:rsid w:val="00362383"/>
    <w:rsid w:val="003626E0"/>
    <w:rsid w:val="00374920"/>
    <w:rsid w:val="00377F02"/>
    <w:rsid w:val="003A1A5F"/>
    <w:rsid w:val="003B7732"/>
    <w:rsid w:val="003F2A5A"/>
    <w:rsid w:val="003F64CC"/>
    <w:rsid w:val="00420402"/>
    <w:rsid w:val="00465255"/>
    <w:rsid w:val="004A3FFE"/>
    <w:rsid w:val="004B38EF"/>
    <w:rsid w:val="004D1E81"/>
    <w:rsid w:val="004E052E"/>
    <w:rsid w:val="004F4280"/>
    <w:rsid w:val="00500A8D"/>
    <w:rsid w:val="0052629F"/>
    <w:rsid w:val="00526F68"/>
    <w:rsid w:val="00534F6E"/>
    <w:rsid w:val="0055073F"/>
    <w:rsid w:val="00572F6C"/>
    <w:rsid w:val="005869BE"/>
    <w:rsid w:val="005A3E71"/>
    <w:rsid w:val="005A4D3C"/>
    <w:rsid w:val="005C47D0"/>
    <w:rsid w:val="005D5142"/>
    <w:rsid w:val="005E1C00"/>
    <w:rsid w:val="005F3244"/>
    <w:rsid w:val="00600EC4"/>
    <w:rsid w:val="006120BE"/>
    <w:rsid w:val="00635346"/>
    <w:rsid w:val="00637B89"/>
    <w:rsid w:val="006404B0"/>
    <w:rsid w:val="00640DF8"/>
    <w:rsid w:val="00675E5D"/>
    <w:rsid w:val="00687862"/>
    <w:rsid w:val="00694168"/>
    <w:rsid w:val="0070515A"/>
    <w:rsid w:val="00706FFC"/>
    <w:rsid w:val="00723373"/>
    <w:rsid w:val="00791836"/>
    <w:rsid w:val="00797EB9"/>
    <w:rsid w:val="007D60C8"/>
    <w:rsid w:val="007D7917"/>
    <w:rsid w:val="0080367B"/>
    <w:rsid w:val="00811D43"/>
    <w:rsid w:val="00842754"/>
    <w:rsid w:val="00844617"/>
    <w:rsid w:val="00850418"/>
    <w:rsid w:val="00865BE3"/>
    <w:rsid w:val="00873813"/>
    <w:rsid w:val="008D0631"/>
    <w:rsid w:val="008D1F55"/>
    <w:rsid w:val="008D460E"/>
    <w:rsid w:val="009277AC"/>
    <w:rsid w:val="009355CE"/>
    <w:rsid w:val="00961E8F"/>
    <w:rsid w:val="00964F09"/>
    <w:rsid w:val="00967BDA"/>
    <w:rsid w:val="00990B3E"/>
    <w:rsid w:val="009A36B6"/>
    <w:rsid w:val="009E0B3A"/>
    <w:rsid w:val="009F7BC4"/>
    <w:rsid w:val="00A1746E"/>
    <w:rsid w:val="00A55CF8"/>
    <w:rsid w:val="00A71077"/>
    <w:rsid w:val="00AB608F"/>
    <w:rsid w:val="00AC7E13"/>
    <w:rsid w:val="00AD2803"/>
    <w:rsid w:val="00AF08DD"/>
    <w:rsid w:val="00AF4685"/>
    <w:rsid w:val="00B03FD8"/>
    <w:rsid w:val="00B04709"/>
    <w:rsid w:val="00B11C31"/>
    <w:rsid w:val="00B5531B"/>
    <w:rsid w:val="00B57DF3"/>
    <w:rsid w:val="00B70ABE"/>
    <w:rsid w:val="00B97ABA"/>
    <w:rsid w:val="00BE69D0"/>
    <w:rsid w:val="00BF3E6F"/>
    <w:rsid w:val="00C13E5D"/>
    <w:rsid w:val="00C2150A"/>
    <w:rsid w:val="00C25491"/>
    <w:rsid w:val="00C32FA8"/>
    <w:rsid w:val="00C33A77"/>
    <w:rsid w:val="00C50392"/>
    <w:rsid w:val="00C55CE1"/>
    <w:rsid w:val="00C568F2"/>
    <w:rsid w:val="00C7120B"/>
    <w:rsid w:val="00C77DB5"/>
    <w:rsid w:val="00C864AF"/>
    <w:rsid w:val="00C96764"/>
    <w:rsid w:val="00CA0FB9"/>
    <w:rsid w:val="00CC4788"/>
    <w:rsid w:val="00CC5F6E"/>
    <w:rsid w:val="00CD0693"/>
    <w:rsid w:val="00D17390"/>
    <w:rsid w:val="00D22C61"/>
    <w:rsid w:val="00D25EFF"/>
    <w:rsid w:val="00D47890"/>
    <w:rsid w:val="00D677F2"/>
    <w:rsid w:val="00D7423A"/>
    <w:rsid w:val="00D9253C"/>
    <w:rsid w:val="00DD114F"/>
    <w:rsid w:val="00DD2AC9"/>
    <w:rsid w:val="00DF23FB"/>
    <w:rsid w:val="00DF26A5"/>
    <w:rsid w:val="00DF270F"/>
    <w:rsid w:val="00E0613A"/>
    <w:rsid w:val="00E10693"/>
    <w:rsid w:val="00E30F00"/>
    <w:rsid w:val="00E427C5"/>
    <w:rsid w:val="00E472CB"/>
    <w:rsid w:val="00E50E99"/>
    <w:rsid w:val="00E64A50"/>
    <w:rsid w:val="00E7322F"/>
    <w:rsid w:val="00E8086D"/>
    <w:rsid w:val="00E87FB3"/>
    <w:rsid w:val="00E90249"/>
    <w:rsid w:val="00EB4AF2"/>
    <w:rsid w:val="00ED2019"/>
    <w:rsid w:val="00F2536F"/>
    <w:rsid w:val="00F34275"/>
    <w:rsid w:val="00F36347"/>
    <w:rsid w:val="00F80F75"/>
    <w:rsid w:val="00F83B3E"/>
    <w:rsid w:val="00FA6276"/>
    <w:rsid w:val="00FB1D1E"/>
    <w:rsid w:val="00FE48CB"/>
    <w:rsid w:val="00FE4A81"/>
    <w:rsid w:val="00FE6B7D"/>
    <w:rsid w:val="00FF3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0e8cf"/>
    </o:shapedefaults>
    <o:shapelayout v:ext="edit">
      <o:idmap v:ext="edit" data="1"/>
    </o:shapelayout>
  </w:shapeDefaults>
  <w:decimalSymbol w:val="."/>
  <w:listSeparator w:val=","/>
  <w14:docId w14:val="4941D44A"/>
  <w15:docId w15:val="{1662D823-B7B4-4BE0-8011-3E752872F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27C5"/>
    <w:pPr>
      <w:widowControl w:val="0"/>
      <w:jc w:val="both"/>
    </w:pPr>
    <w:rPr>
      <w:rFonts w:ascii="Calibri" w:eastAsia="宋体" w:hAnsi="Calibri" w:cs="Times New Roman"/>
    </w:rPr>
  </w:style>
  <w:style w:type="paragraph" w:styleId="5">
    <w:name w:val="heading 5"/>
    <w:basedOn w:val="a"/>
    <w:next w:val="a"/>
    <w:link w:val="50"/>
    <w:uiPriority w:val="9"/>
    <w:unhideWhenUsed/>
    <w:qFormat/>
    <w:rsid w:val="003F64CC"/>
    <w:pPr>
      <w:keepNext/>
      <w:keepLines/>
      <w:spacing w:before="280" w:after="290" w:line="376" w:lineRule="auto"/>
      <w:outlineLvl w:val="4"/>
    </w:pPr>
    <w:rPr>
      <w:rFonts w:asciiTheme="minorHAnsi" w:eastAsiaTheme="minorEastAsia"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E427C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E427C5"/>
    <w:rPr>
      <w:sz w:val="18"/>
      <w:szCs w:val="18"/>
    </w:rPr>
  </w:style>
  <w:style w:type="paragraph" w:styleId="a5">
    <w:name w:val="footer"/>
    <w:basedOn w:val="a"/>
    <w:link w:val="a6"/>
    <w:uiPriority w:val="99"/>
    <w:unhideWhenUsed/>
    <w:qFormat/>
    <w:rsid w:val="00E427C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qFormat/>
    <w:rsid w:val="00E427C5"/>
    <w:rPr>
      <w:sz w:val="18"/>
      <w:szCs w:val="18"/>
    </w:rPr>
  </w:style>
  <w:style w:type="paragraph" w:styleId="a7">
    <w:name w:val="footnote text"/>
    <w:basedOn w:val="a"/>
    <w:link w:val="a8"/>
    <w:uiPriority w:val="99"/>
    <w:semiHidden/>
    <w:unhideWhenUsed/>
    <w:qFormat/>
    <w:rsid w:val="00E427C5"/>
    <w:pPr>
      <w:snapToGrid w:val="0"/>
      <w:jc w:val="left"/>
    </w:pPr>
    <w:rPr>
      <w:sz w:val="18"/>
    </w:rPr>
  </w:style>
  <w:style w:type="character" w:customStyle="1" w:styleId="a8">
    <w:name w:val="脚注文本 字符"/>
    <w:basedOn w:val="a0"/>
    <w:link w:val="a7"/>
    <w:uiPriority w:val="99"/>
    <w:semiHidden/>
    <w:rsid w:val="00E427C5"/>
    <w:rPr>
      <w:rFonts w:ascii="Calibri" w:eastAsia="宋体" w:hAnsi="Calibri" w:cs="Times New Roman"/>
      <w:sz w:val="18"/>
    </w:rPr>
  </w:style>
  <w:style w:type="character" w:styleId="a9">
    <w:name w:val="footnote reference"/>
    <w:basedOn w:val="a0"/>
    <w:uiPriority w:val="99"/>
    <w:semiHidden/>
    <w:unhideWhenUsed/>
    <w:qFormat/>
    <w:rsid w:val="00E427C5"/>
    <w:rPr>
      <w:vertAlign w:val="superscript"/>
    </w:rPr>
  </w:style>
  <w:style w:type="paragraph" w:customStyle="1" w:styleId="2">
    <w:name w:val="样式2"/>
    <w:basedOn w:val="a3"/>
    <w:qFormat/>
    <w:rsid w:val="00E427C5"/>
    <w:pPr>
      <w:pBdr>
        <w:bottom w:val="thinThickSmallGap" w:sz="24" w:space="1" w:color="auto"/>
      </w:pBdr>
    </w:pPr>
  </w:style>
  <w:style w:type="table" w:styleId="aa">
    <w:name w:val="Table Grid"/>
    <w:basedOn w:val="a1"/>
    <w:uiPriority w:val="39"/>
    <w:rsid w:val="0096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清单表 6 彩色1"/>
    <w:basedOn w:val="a1"/>
    <w:uiPriority w:val="51"/>
    <w:rsid w:val="00964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b">
    <w:name w:val="annotation reference"/>
    <w:basedOn w:val="a0"/>
    <w:uiPriority w:val="99"/>
    <w:semiHidden/>
    <w:unhideWhenUsed/>
    <w:rsid w:val="00640DF8"/>
    <w:rPr>
      <w:sz w:val="21"/>
      <w:szCs w:val="21"/>
    </w:rPr>
  </w:style>
  <w:style w:type="paragraph" w:styleId="ac">
    <w:name w:val="annotation text"/>
    <w:basedOn w:val="a"/>
    <w:link w:val="ad"/>
    <w:uiPriority w:val="99"/>
    <w:semiHidden/>
    <w:unhideWhenUsed/>
    <w:rsid w:val="00640DF8"/>
    <w:pPr>
      <w:jc w:val="left"/>
    </w:pPr>
  </w:style>
  <w:style w:type="character" w:customStyle="1" w:styleId="ad">
    <w:name w:val="批注文字 字符"/>
    <w:basedOn w:val="a0"/>
    <w:link w:val="ac"/>
    <w:uiPriority w:val="99"/>
    <w:semiHidden/>
    <w:rsid w:val="00640DF8"/>
    <w:rPr>
      <w:rFonts w:ascii="Calibri" w:eastAsia="宋体" w:hAnsi="Calibri" w:cs="Times New Roman"/>
    </w:rPr>
  </w:style>
  <w:style w:type="paragraph" w:styleId="ae">
    <w:name w:val="annotation subject"/>
    <w:basedOn w:val="ac"/>
    <w:next w:val="ac"/>
    <w:link w:val="af"/>
    <w:uiPriority w:val="99"/>
    <w:semiHidden/>
    <w:unhideWhenUsed/>
    <w:rsid w:val="00640DF8"/>
    <w:rPr>
      <w:b/>
      <w:bCs/>
    </w:rPr>
  </w:style>
  <w:style w:type="character" w:customStyle="1" w:styleId="af">
    <w:name w:val="批注主题 字符"/>
    <w:basedOn w:val="ad"/>
    <w:link w:val="ae"/>
    <w:uiPriority w:val="99"/>
    <w:semiHidden/>
    <w:rsid w:val="00640DF8"/>
    <w:rPr>
      <w:rFonts w:ascii="Calibri" w:eastAsia="宋体" w:hAnsi="Calibri" w:cs="Times New Roman"/>
      <w:b/>
      <w:bCs/>
    </w:rPr>
  </w:style>
  <w:style w:type="paragraph" w:styleId="af0">
    <w:name w:val="Date"/>
    <w:basedOn w:val="a"/>
    <w:next w:val="a"/>
    <w:link w:val="af1"/>
    <w:uiPriority w:val="99"/>
    <w:semiHidden/>
    <w:unhideWhenUsed/>
    <w:rsid w:val="008D1F55"/>
    <w:pPr>
      <w:ind w:leftChars="2500" w:left="100"/>
    </w:pPr>
  </w:style>
  <w:style w:type="character" w:customStyle="1" w:styleId="af1">
    <w:name w:val="日期 字符"/>
    <w:basedOn w:val="a0"/>
    <w:link w:val="af0"/>
    <w:uiPriority w:val="99"/>
    <w:semiHidden/>
    <w:rsid w:val="008D1F55"/>
    <w:rPr>
      <w:rFonts w:ascii="Calibri" w:eastAsia="宋体" w:hAnsi="Calibri" w:cs="Times New Roman"/>
    </w:rPr>
  </w:style>
  <w:style w:type="paragraph" w:styleId="af2">
    <w:name w:val="List Paragraph"/>
    <w:basedOn w:val="a"/>
    <w:uiPriority w:val="34"/>
    <w:qFormat/>
    <w:rsid w:val="00F34275"/>
    <w:pPr>
      <w:ind w:firstLineChars="200" w:firstLine="420"/>
    </w:pPr>
  </w:style>
  <w:style w:type="character" w:customStyle="1" w:styleId="50">
    <w:name w:val="标题 5 字符"/>
    <w:basedOn w:val="a0"/>
    <w:link w:val="5"/>
    <w:uiPriority w:val="9"/>
    <w:rsid w:val="003F64CC"/>
    <w:rPr>
      <w:b/>
      <w:bCs/>
      <w:sz w:val="28"/>
      <w:szCs w:val="28"/>
    </w:rPr>
  </w:style>
  <w:style w:type="paragraph" w:styleId="TOC2">
    <w:name w:val="toc 2"/>
    <w:basedOn w:val="a"/>
    <w:next w:val="a"/>
    <w:autoRedefine/>
    <w:uiPriority w:val="39"/>
    <w:unhideWhenUsed/>
    <w:rsid w:val="002879CB"/>
    <w:pPr>
      <w:ind w:leftChars="200" w:left="420"/>
    </w:pPr>
  </w:style>
  <w:style w:type="paragraph" w:styleId="TOC1">
    <w:name w:val="toc 1"/>
    <w:basedOn w:val="a"/>
    <w:next w:val="a"/>
    <w:autoRedefine/>
    <w:uiPriority w:val="39"/>
    <w:unhideWhenUsed/>
    <w:rsid w:val="003F2A5A"/>
    <w:pPr>
      <w:tabs>
        <w:tab w:val="right" w:leader="dot" w:pos="8494"/>
      </w:tabs>
      <w:spacing w:line="360" w:lineRule="auto"/>
    </w:pPr>
    <w:rPr>
      <w:rFonts w:ascii="Times New Roman" w:hAnsi="Times New Roman"/>
      <w:bCs/>
      <w:noProof/>
      <w:color w:val="000000" w:themeColor="text1"/>
      <w:sz w:val="28"/>
      <w:szCs w:val="28"/>
    </w:rPr>
  </w:style>
  <w:style w:type="paragraph" w:styleId="TOC3">
    <w:name w:val="toc 3"/>
    <w:basedOn w:val="a"/>
    <w:next w:val="a"/>
    <w:autoRedefine/>
    <w:uiPriority w:val="39"/>
    <w:unhideWhenUsed/>
    <w:rsid w:val="002879CB"/>
    <w:pPr>
      <w:ind w:leftChars="400" w:left="840"/>
    </w:pPr>
  </w:style>
  <w:style w:type="character" w:styleId="af3">
    <w:name w:val="Hyperlink"/>
    <w:basedOn w:val="a0"/>
    <w:uiPriority w:val="99"/>
    <w:unhideWhenUsed/>
    <w:rsid w:val="002879CB"/>
    <w:rPr>
      <w:color w:val="0563C1" w:themeColor="hyperlink"/>
      <w:u w:val="single"/>
    </w:rPr>
  </w:style>
  <w:style w:type="paragraph" w:styleId="af4">
    <w:name w:val="endnote text"/>
    <w:basedOn w:val="a"/>
    <w:link w:val="af5"/>
    <w:uiPriority w:val="99"/>
    <w:semiHidden/>
    <w:unhideWhenUsed/>
    <w:rsid w:val="00CC5F6E"/>
    <w:pPr>
      <w:snapToGrid w:val="0"/>
      <w:jc w:val="left"/>
    </w:pPr>
  </w:style>
  <w:style w:type="character" w:customStyle="1" w:styleId="af5">
    <w:name w:val="尾注文本 字符"/>
    <w:basedOn w:val="a0"/>
    <w:link w:val="af4"/>
    <w:uiPriority w:val="99"/>
    <w:semiHidden/>
    <w:rsid w:val="00CC5F6E"/>
    <w:rPr>
      <w:rFonts w:ascii="Calibri" w:eastAsia="宋体" w:hAnsi="Calibri" w:cs="Times New Roman"/>
    </w:rPr>
  </w:style>
  <w:style w:type="character" w:styleId="af6">
    <w:name w:val="endnote reference"/>
    <w:basedOn w:val="a0"/>
    <w:uiPriority w:val="99"/>
    <w:semiHidden/>
    <w:unhideWhenUsed/>
    <w:rsid w:val="00CC5F6E"/>
    <w:rPr>
      <w:vertAlign w:val="superscript"/>
    </w:rPr>
  </w:style>
  <w:style w:type="paragraph" w:styleId="af7">
    <w:name w:val="Balloon Text"/>
    <w:basedOn w:val="a"/>
    <w:link w:val="af8"/>
    <w:uiPriority w:val="99"/>
    <w:semiHidden/>
    <w:unhideWhenUsed/>
    <w:rsid w:val="00E7322F"/>
    <w:rPr>
      <w:sz w:val="18"/>
      <w:szCs w:val="18"/>
    </w:rPr>
  </w:style>
  <w:style w:type="character" w:customStyle="1" w:styleId="af8">
    <w:name w:val="批注框文本 字符"/>
    <w:basedOn w:val="a0"/>
    <w:link w:val="af7"/>
    <w:uiPriority w:val="99"/>
    <w:semiHidden/>
    <w:rsid w:val="00E7322F"/>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8683">
      <w:bodyDiv w:val="1"/>
      <w:marLeft w:val="0"/>
      <w:marRight w:val="0"/>
      <w:marTop w:val="0"/>
      <w:marBottom w:val="0"/>
      <w:divBdr>
        <w:top w:val="none" w:sz="0" w:space="0" w:color="auto"/>
        <w:left w:val="none" w:sz="0" w:space="0" w:color="auto"/>
        <w:bottom w:val="none" w:sz="0" w:space="0" w:color="auto"/>
        <w:right w:val="none" w:sz="0" w:space="0" w:color="auto"/>
      </w:divBdr>
    </w:div>
    <w:div w:id="109857882">
      <w:bodyDiv w:val="1"/>
      <w:marLeft w:val="0"/>
      <w:marRight w:val="0"/>
      <w:marTop w:val="0"/>
      <w:marBottom w:val="0"/>
      <w:divBdr>
        <w:top w:val="none" w:sz="0" w:space="0" w:color="auto"/>
        <w:left w:val="none" w:sz="0" w:space="0" w:color="auto"/>
        <w:bottom w:val="none" w:sz="0" w:space="0" w:color="auto"/>
        <w:right w:val="none" w:sz="0" w:space="0" w:color="auto"/>
      </w:divBdr>
      <w:divsChild>
        <w:div w:id="2030178278">
          <w:marLeft w:val="0"/>
          <w:marRight w:val="0"/>
          <w:marTop w:val="0"/>
          <w:marBottom w:val="0"/>
          <w:divBdr>
            <w:top w:val="none" w:sz="0" w:space="0" w:color="auto"/>
            <w:left w:val="none" w:sz="0" w:space="0" w:color="auto"/>
            <w:bottom w:val="none" w:sz="0" w:space="0" w:color="auto"/>
            <w:right w:val="none" w:sz="0" w:space="0" w:color="auto"/>
          </w:divBdr>
          <w:divsChild>
            <w:div w:id="6025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764">
      <w:bodyDiv w:val="1"/>
      <w:marLeft w:val="0"/>
      <w:marRight w:val="0"/>
      <w:marTop w:val="0"/>
      <w:marBottom w:val="0"/>
      <w:divBdr>
        <w:top w:val="none" w:sz="0" w:space="0" w:color="auto"/>
        <w:left w:val="none" w:sz="0" w:space="0" w:color="auto"/>
        <w:bottom w:val="none" w:sz="0" w:space="0" w:color="auto"/>
        <w:right w:val="none" w:sz="0" w:space="0" w:color="auto"/>
      </w:divBdr>
      <w:divsChild>
        <w:div w:id="1888369018">
          <w:marLeft w:val="0"/>
          <w:marRight w:val="0"/>
          <w:marTop w:val="0"/>
          <w:marBottom w:val="0"/>
          <w:divBdr>
            <w:top w:val="none" w:sz="0" w:space="0" w:color="auto"/>
            <w:left w:val="none" w:sz="0" w:space="0" w:color="auto"/>
            <w:bottom w:val="none" w:sz="0" w:space="0" w:color="auto"/>
            <w:right w:val="none" w:sz="0" w:space="0" w:color="auto"/>
          </w:divBdr>
          <w:divsChild>
            <w:div w:id="1632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3609">
      <w:bodyDiv w:val="1"/>
      <w:marLeft w:val="0"/>
      <w:marRight w:val="0"/>
      <w:marTop w:val="0"/>
      <w:marBottom w:val="0"/>
      <w:divBdr>
        <w:top w:val="none" w:sz="0" w:space="0" w:color="auto"/>
        <w:left w:val="none" w:sz="0" w:space="0" w:color="auto"/>
        <w:bottom w:val="none" w:sz="0" w:space="0" w:color="auto"/>
        <w:right w:val="none" w:sz="0" w:space="0" w:color="auto"/>
      </w:divBdr>
    </w:div>
    <w:div w:id="695084088">
      <w:bodyDiv w:val="1"/>
      <w:marLeft w:val="0"/>
      <w:marRight w:val="0"/>
      <w:marTop w:val="0"/>
      <w:marBottom w:val="0"/>
      <w:divBdr>
        <w:top w:val="none" w:sz="0" w:space="0" w:color="auto"/>
        <w:left w:val="none" w:sz="0" w:space="0" w:color="auto"/>
        <w:bottom w:val="none" w:sz="0" w:space="0" w:color="auto"/>
        <w:right w:val="none" w:sz="0" w:space="0" w:color="auto"/>
      </w:divBdr>
    </w:div>
    <w:div w:id="1180706608">
      <w:bodyDiv w:val="1"/>
      <w:marLeft w:val="0"/>
      <w:marRight w:val="0"/>
      <w:marTop w:val="0"/>
      <w:marBottom w:val="0"/>
      <w:divBdr>
        <w:top w:val="none" w:sz="0" w:space="0" w:color="auto"/>
        <w:left w:val="none" w:sz="0" w:space="0" w:color="auto"/>
        <w:bottom w:val="none" w:sz="0" w:space="0" w:color="auto"/>
        <w:right w:val="none" w:sz="0" w:space="0" w:color="auto"/>
      </w:divBdr>
    </w:div>
    <w:div w:id="15241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B7A9B-FBAB-4E84-B0C1-C0C6FAEE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51</Pages>
  <Words>4737</Words>
  <Characters>27002</Characters>
  <Application>Microsoft Office Word</Application>
  <DocSecurity>0</DocSecurity>
  <Lines>225</Lines>
  <Paragraphs>63</Paragraphs>
  <ScaleCrop>false</ScaleCrop>
  <Company/>
  <LinksUpToDate>false</LinksUpToDate>
  <CharactersWithSpaces>31676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振靖</dc:creator>
  <cp:keywords/>
  <dc:description/>
  <cp:lastModifiedBy>于程</cp:lastModifiedBy>
  <cp:revision>29</cp:revision>
  <dcterms:created xsi:type="dcterms:W3CDTF">2021-05-18T03:53:00Z</dcterms:created>
  <dcterms:modified xsi:type="dcterms:W3CDTF">2022-05-17T07:27:00Z</dcterms:modified>
</cp:coreProperties>
</file>